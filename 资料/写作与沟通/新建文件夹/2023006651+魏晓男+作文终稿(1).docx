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6"/>
        <w:tblpPr w:leftFromText="180" w:rightFromText="180" w:vertAnchor="text" w:horzAnchor="margin" w:tblpY="27"/>
        <w:tblW w:w="0" w:type="auto"/>
        <w:tblLook w:val="04A0" w:firstRow="1" w:lastRow="0" w:firstColumn="1" w:lastColumn="0" w:noHBand="0" w:noVBand="1"/>
      </w:tblPr>
      <w:tblGrid>
        <w:gridCol w:w="1560"/>
        <w:gridCol w:w="1134"/>
        <w:gridCol w:w="5528"/>
      </w:tblGrid>
      <w:tr w:rsidR="00A45FF2" w14:paraId="33600307" w14:textId="77777777" w:rsidTr="002E6752">
        <w:trPr>
          <w:trHeight w:val="416"/>
        </w:trPr>
        <w:tc>
          <w:tcPr>
            <w:tcW w:w="1560" w:type="dxa"/>
          </w:tcPr>
          <w:p w14:paraId="72EBB29B" w14:textId="77777777" w:rsidR="00A45FF2" w:rsidRPr="000F033E" w:rsidRDefault="00A45FF2" w:rsidP="002E6752">
            <w:pPr>
              <w:spacing w:line="360" w:lineRule="auto"/>
              <w:jc w:val="center"/>
              <w:rPr>
                <w:rFonts w:ascii="Arial" w:eastAsia="黑体" w:hAnsi="Arial" w:cs="Arial"/>
                <w:szCs w:val="21"/>
              </w:rPr>
            </w:pPr>
            <w:r>
              <w:rPr>
                <w:rFonts w:ascii="Arial" w:eastAsia="黑体" w:hAnsi="Arial" w:cs="Arial" w:hint="eastAsia"/>
                <w:szCs w:val="21"/>
              </w:rPr>
              <w:t>姓</w:t>
            </w:r>
            <w:r>
              <w:rPr>
                <w:rFonts w:ascii="Arial" w:eastAsia="黑体" w:hAnsi="Arial" w:cs="Arial" w:hint="eastAsia"/>
                <w:szCs w:val="21"/>
              </w:rPr>
              <w:t xml:space="preserve"> </w:t>
            </w:r>
            <w:r>
              <w:rPr>
                <w:rFonts w:ascii="Arial" w:eastAsia="黑体" w:hAnsi="Arial" w:cs="Arial"/>
                <w:szCs w:val="21"/>
              </w:rPr>
              <w:t xml:space="preserve"> </w:t>
            </w:r>
            <w:r>
              <w:rPr>
                <w:rFonts w:ascii="Arial" w:eastAsia="黑体" w:hAnsi="Arial" w:cs="Arial" w:hint="eastAsia"/>
                <w:szCs w:val="21"/>
              </w:rPr>
              <w:t>名</w:t>
            </w:r>
          </w:p>
        </w:tc>
        <w:tc>
          <w:tcPr>
            <w:tcW w:w="1134" w:type="dxa"/>
          </w:tcPr>
          <w:p w14:paraId="572FD107" w14:textId="421D37C6" w:rsidR="00A45FF2" w:rsidRPr="000F033E" w:rsidRDefault="00A45FF2" w:rsidP="002E6752">
            <w:pPr>
              <w:spacing w:line="360" w:lineRule="auto"/>
              <w:jc w:val="left"/>
              <w:rPr>
                <w:rFonts w:ascii="Arial" w:eastAsia="黑体" w:hAnsi="Arial" w:cs="Arial"/>
                <w:szCs w:val="21"/>
              </w:rPr>
            </w:pPr>
            <w:r>
              <w:rPr>
                <w:rFonts w:ascii="Arial" w:eastAsia="黑体" w:hAnsi="Arial" w:cs="Arial" w:hint="eastAsia"/>
                <w:szCs w:val="21"/>
              </w:rPr>
              <w:t>魏晓男</w:t>
            </w:r>
          </w:p>
        </w:tc>
        <w:tc>
          <w:tcPr>
            <w:tcW w:w="5528" w:type="dxa"/>
          </w:tcPr>
          <w:p w14:paraId="6072E8F6" w14:textId="07C59A5E" w:rsidR="00A45FF2" w:rsidRPr="000577BB" w:rsidRDefault="00A45FF2" w:rsidP="002E6752">
            <w:pPr>
              <w:spacing w:line="360" w:lineRule="auto"/>
              <w:rPr>
                <w:rFonts w:ascii="宋体" w:eastAsia="宋体" w:hAnsi="宋体" w:cs="Arial"/>
                <w:szCs w:val="21"/>
              </w:rPr>
            </w:pPr>
            <w:r w:rsidRPr="003016CE">
              <w:rPr>
                <w:rFonts w:ascii="Arial" w:eastAsia="黑体" w:hAnsi="Arial" w:cs="Arial" w:hint="eastAsia"/>
                <w:szCs w:val="21"/>
              </w:rPr>
              <w:t>专业班级：</w:t>
            </w:r>
            <w:r>
              <w:rPr>
                <w:rFonts w:ascii="Arial" w:eastAsia="黑体" w:hAnsi="Arial" w:cs="Arial" w:hint="eastAsia"/>
                <w:szCs w:val="21"/>
              </w:rPr>
              <w:t>通信</w:t>
            </w:r>
            <w:r>
              <w:rPr>
                <w:rFonts w:ascii="Arial" w:eastAsia="黑体" w:hAnsi="Arial" w:cs="Arial" w:hint="eastAsia"/>
                <w:szCs w:val="21"/>
              </w:rPr>
              <w:t>2301</w:t>
            </w:r>
            <w:r>
              <w:rPr>
                <w:rFonts w:ascii="Arial" w:eastAsia="黑体" w:hAnsi="Arial" w:cs="Arial" w:hint="eastAsia"/>
                <w:szCs w:val="21"/>
              </w:rPr>
              <w:t>班</w:t>
            </w:r>
            <w:r w:rsidRPr="003016CE">
              <w:rPr>
                <w:rFonts w:ascii="Arial" w:eastAsia="黑体" w:hAnsi="Arial" w:cs="Arial"/>
                <w:szCs w:val="21"/>
              </w:rPr>
              <w:t xml:space="preserve"> </w:t>
            </w:r>
            <w:r>
              <w:rPr>
                <w:rFonts w:ascii="Arial" w:eastAsia="黑体" w:hAnsi="Arial" w:cs="Arial" w:hint="eastAsia"/>
                <w:szCs w:val="21"/>
              </w:rPr>
              <w:t xml:space="preserve"> </w:t>
            </w:r>
            <w:r w:rsidRPr="003016CE">
              <w:rPr>
                <w:rFonts w:ascii="Arial" w:eastAsia="黑体" w:hAnsi="Arial" w:cs="Arial" w:hint="eastAsia"/>
                <w:szCs w:val="21"/>
              </w:rPr>
              <w:t>学号：</w:t>
            </w:r>
            <w:r>
              <w:rPr>
                <w:rFonts w:ascii="Arial" w:eastAsia="黑体" w:hAnsi="Arial" w:cs="Arial" w:hint="eastAsia"/>
                <w:szCs w:val="21"/>
              </w:rPr>
              <w:t>2023006651</w:t>
            </w:r>
          </w:p>
        </w:tc>
      </w:tr>
      <w:tr w:rsidR="00A45FF2" w14:paraId="440E592C" w14:textId="77777777" w:rsidTr="002E6752">
        <w:trPr>
          <w:trHeight w:val="416"/>
        </w:trPr>
        <w:tc>
          <w:tcPr>
            <w:tcW w:w="1560" w:type="dxa"/>
          </w:tcPr>
          <w:p w14:paraId="0560FF56" w14:textId="77777777" w:rsidR="00A45FF2" w:rsidRPr="000F033E" w:rsidRDefault="00A45FF2" w:rsidP="002E6752">
            <w:pPr>
              <w:spacing w:line="360" w:lineRule="auto"/>
              <w:jc w:val="center"/>
              <w:rPr>
                <w:rFonts w:ascii="Arial" w:eastAsia="黑体" w:hAnsi="Arial" w:cs="Arial"/>
                <w:szCs w:val="21"/>
              </w:rPr>
            </w:pPr>
            <w:r w:rsidRPr="000F033E">
              <w:rPr>
                <w:rFonts w:ascii="Arial" w:eastAsia="黑体" w:hAnsi="Arial" w:cs="Arial" w:hint="eastAsia"/>
                <w:szCs w:val="21"/>
              </w:rPr>
              <w:t>类</w:t>
            </w:r>
            <w:r>
              <w:rPr>
                <w:rFonts w:ascii="Arial" w:eastAsia="黑体" w:hAnsi="Arial" w:cs="Arial" w:hint="eastAsia"/>
                <w:szCs w:val="21"/>
              </w:rPr>
              <w:t xml:space="preserve"> </w:t>
            </w:r>
            <w:r>
              <w:rPr>
                <w:rFonts w:ascii="Arial" w:eastAsia="黑体" w:hAnsi="Arial" w:cs="Arial"/>
                <w:szCs w:val="21"/>
              </w:rPr>
              <w:t xml:space="preserve"> </w:t>
            </w:r>
            <w:r w:rsidRPr="000F033E">
              <w:rPr>
                <w:rFonts w:ascii="Arial" w:eastAsia="黑体" w:hAnsi="Arial" w:cs="Arial" w:hint="eastAsia"/>
                <w:szCs w:val="21"/>
              </w:rPr>
              <w:t>型</w:t>
            </w:r>
          </w:p>
        </w:tc>
        <w:tc>
          <w:tcPr>
            <w:tcW w:w="1134" w:type="dxa"/>
          </w:tcPr>
          <w:p w14:paraId="753026E8" w14:textId="77777777" w:rsidR="00A45FF2" w:rsidRPr="000F033E" w:rsidRDefault="00A45FF2" w:rsidP="002E6752">
            <w:pPr>
              <w:spacing w:line="360" w:lineRule="auto"/>
              <w:jc w:val="left"/>
              <w:rPr>
                <w:rFonts w:ascii="Arial" w:eastAsia="黑体" w:hAnsi="Arial" w:cs="Arial"/>
                <w:szCs w:val="21"/>
              </w:rPr>
            </w:pPr>
            <w:r w:rsidRPr="000F033E">
              <w:rPr>
                <w:rFonts w:ascii="Arial" w:eastAsia="黑体" w:hAnsi="Arial" w:cs="Arial" w:hint="eastAsia"/>
                <w:szCs w:val="21"/>
              </w:rPr>
              <w:t>成</w:t>
            </w:r>
            <w:r w:rsidRPr="000F033E">
              <w:rPr>
                <w:rFonts w:ascii="Arial" w:eastAsia="黑体" w:hAnsi="Arial" w:cs="Arial" w:hint="eastAsia"/>
                <w:szCs w:val="21"/>
              </w:rPr>
              <w:t xml:space="preserve">  </w:t>
            </w:r>
            <w:r w:rsidRPr="000F033E">
              <w:rPr>
                <w:rFonts w:ascii="Arial" w:eastAsia="黑体" w:hAnsi="Arial" w:cs="Arial" w:hint="eastAsia"/>
                <w:szCs w:val="21"/>
              </w:rPr>
              <w:t>绩</w:t>
            </w:r>
          </w:p>
        </w:tc>
        <w:tc>
          <w:tcPr>
            <w:tcW w:w="5528" w:type="dxa"/>
            <w:vMerge w:val="restart"/>
          </w:tcPr>
          <w:p w14:paraId="535199FA" w14:textId="77777777" w:rsidR="00A45FF2" w:rsidRPr="003016CE" w:rsidRDefault="00A45FF2" w:rsidP="002E6752">
            <w:pPr>
              <w:spacing w:line="360" w:lineRule="auto"/>
              <w:jc w:val="left"/>
              <w:rPr>
                <w:rFonts w:ascii="黑体" w:eastAsia="黑体" w:hAnsi="黑体" w:cs="Arial"/>
                <w:szCs w:val="21"/>
              </w:rPr>
            </w:pPr>
            <w:r w:rsidRPr="003016CE">
              <w:rPr>
                <w:rFonts w:ascii="黑体" w:eastAsia="黑体" w:hAnsi="黑体" w:cs="Arial" w:hint="eastAsia"/>
                <w:szCs w:val="21"/>
              </w:rPr>
              <w:t>简评：</w:t>
            </w:r>
          </w:p>
          <w:p w14:paraId="7C8CE3DC" w14:textId="77777777" w:rsidR="00A45FF2" w:rsidRPr="000577BB" w:rsidRDefault="00A45FF2" w:rsidP="002E6752">
            <w:pPr>
              <w:spacing w:line="360" w:lineRule="auto"/>
              <w:jc w:val="right"/>
              <w:rPr>
                <w:rFonts w:ascii="宋体" w:eastAsia="宋体" w:hAnsi="宋体" w:cs="Arial"/>
                <w:szCs w:val="21"/>
              </w:rPr>
            </w:pPr>
            <w:r>
              <w:rPr>
                <w:rFonts w:ascii="宋体" w:eastAsia="宋体" w:hAnsi="宋体" w:cs="Arial" w:hint="eastAsia"/>
                <w:szCs w:val="21"/>
              </w:rPr>
              <w:t>年  月  日</w:t>
            </w:r>
          </w:p>
        </w:tc>
      </w:tr>
      <w:tr w:rsidR="00A45FF2" w14:paraId="635AC8DA" w14:textId="77777777" w:rsidTr="002E6752">
        <w:trPr>
          <w:trHeight w:val="224"/>
        </w:trPr>
        <w:tc>
          <w:tcPr>
            <w:tcW w:w="1560" w:type="dxa"/>
          </w:tcPr>
          <w:p w14:paraId="757FB656" w14:textId="77777777" w:rsidR="00A45FF2" w:rsidRPr="000F033E" w:rsidRDefault="00A45FF2" w:rsidP="002E6752">
            <w:pPr>
              <w:spacing w:line="360" w:lineRule="auto"/>
              <w:jc w:val="center"/>
              <w:rPr>
                <w:rFonts w:ascii="Arial" w:eastAsia="黑体" w:hAnsi="Arial" w:cs="Arial"/>
                <w:szCs w:val="21"/>
              </w:rPr>
            </w:pPr>
            <w:r>
              <w:rPr>
                <w:rFonts w:ascii="Arial" w:eastAsia="黑体" w:hAnsi="Arial" w:cs="Arial" w:hint="eastAsia"/>
                <w:szCs w:val="21"/>
              </w:rPr>
              <w:t>定</w:t>
            </w:r>
            <w:r>
              <w:rPr>
                <w:rFonts w:ascii="Arial" w:eastAsia="黑体" w:hAnsi="Arial" w:cs="Arial" w:hint="eastAsia"/>
                <w:szCs w:val="21"/>
              </w:rPr>
              <w:t xml:space="preserve">  </w:t>
            </w:r>
            <w:r w:rsidRPr="000F033E">
              <w:rPr>
                <w:rFonts w:ascii="Arial" w:eastAsia="黑体" w:hAnsi="Arial" w:cs="Arial" w:hint="eastAsia"/>
                <w:szCs w:val="21"/>
              </w:rPr>
              <w:t>稿</w:t>
            </w:r>
            <w:r>
              <w:rPr>
                <w:rFonts w:ascii="Arial" w:eastAsia="黑体" w:hAnsi="Arial" w:cs="Arial" w:hint="eastAsia"/>
                <w:szCs w:val="21"/>
              </w:rPr>
              <w:t xml:space="preserve"> </w:t>
            </w:r>
          </w:p>
        </w:tc>
        <w:tc>
          <w:tcPr>
            <w:tcW w:w="1134" w:type="dxa"/>
          </w:tcPr>
          <w:p w14:paraId="3F82FAC7" w14:textId="77777777" w:rsidR="00A45FF2" w:rsidRPr="000F033E" w:rsidRDefault="00A45FF2" w:rsidP="002E6752">
            <w:pPr>
              <w:spacing w:line="360" w:lineRule="auto"/>
              <w:jc w:val="left"/>
              <w:rPr>
                <w:rFonts w:ascii="Arial" w:eastAsia="黑体" w:hAnsi="Arial" w:cs="Arial"/>
                <w:szCs w:val="21"/>
              </w:rPr>
            </w:pPr>
          </w:p>
        </w:tc>
        <w:tc>
          <w:tcPr>
            <w:tcW w:w="5528" w:type="dxa"/>
            <w:vMerge/>
          </w:tcPr>
          <w:p w14:paraId="1EDB6FC0" w14:textId="77777777" w:rsidR="00A45FF2" w:rsidRPr="000F033E" w:rsidRDefault="00A45FF2" w:rsidP="002E6752">
            <w:pPr>
              <w:spacing w:line="360" w:lineRule="auto"/>
              <w:jc w:val="left"/>
              <w:rPr>
                <w:rFonts w:ascii="Arial" w:eastAsia="黑体" w:hAnsi="Arial" w:cs="Arial"/>
                <w:szCs w:val="21"/>
              </w:rPr>
            </w:pPr>
          </w:p>
        </w:tc>
      </w:tr>
    </w:tbl>
    <w:p w14:paraId="523835D1" w14:textId="77777777" w:rsidR="00E97F9D" w:rsidRDefault="00E97F9D" w:rsidP="007623CC">
      <w:pPr>
        <w:spacing w:line="360" w:lineRule="auto"/>
        <w:jc w:val="center"/>
        <w:rPr>
          <w:rFonts w:ascii="Arial" w:eastAsia="黑体" w:hAnsi="Arial" w:cs="Arial"/>
          <w:sz w:val="28"/>
        </w:rPr>
        <w:sectPr w:rsidR="00E97F9D">
          <w:footerReference w:type="default" r:id="rId8"/>
          <w:footnotePr>
            <w:numFmt w:val="decimalEnclosedCircleChinese"/>
            <w:numRestart w:val="eachPage"/>
          </w:footnotePr>
          <w:pgSz w:w="11906" w:h="16838"/>
          <w:pgMar w:top="1440" w:right="1800" w:bottom="1440" w:left="1800" w:header="851" w:footer="992" w:gutter="0"/>
          <w:cols w:space="425"/>
          <w:docGrid w:type="lines" w:linePitch="312"/>
        </w:sectPr>
      </w:pPr>
    </w:p>
    <w:p w14:paraId="665E64DC" w14:textId="07401FDE" w:rsidR="007623CC" w:rsidRPr="00FC7362" w:rsidRDefault="00FC7362" w:rsidP="00FC7362">
      <w:pPr>
        <w:spacing w:line="360" w:lineRule="auto"/>
        <w:jc w:val="center"/>
        <w:rPr>
          <w:rFonts w:ascii="Arial" w:eastAsia="黑体" w:hAnsi="Arial" w:cs="Arial"/>
          <w:sz w:val="28"/>
        </w:rPr>
      </w:pPr>
      <w:r w:rsidRPr="00FC7362">
        <w:rPr>
          <w:rFonts w:ascii="Arial" w:eastAsia="黑体" w:hAnsi="Arial" w:cs="Arial" w:hint="eastAsia"/>
          <w:sz w:val="28"/>
        </w:rPr>
        <w:t>追寻红色记忆</w:t>
      </w:r>
      <w:r w:rsidRPr="00FC7362">
        <w:rPr>
          <w:rFonts w:ascii="Arial" w:eastAsia="黑体" w:hAnsi="Arial" w:cs="Arial" w:hint="eastAsia"/>
          <w:sz w:val="28"/>
        </w:rPr>
        <w:t xml:space="preserve"> </w:t>
      </w:r>
      <w:r w:rsidRPr="00FC7362">
        <w:rPr>
          <w:rFonts w:ascii="Arial" w:eastAsia="黑体" w:hAnsi="Arial" w:cs="Arial" w:hint="eastAsia"/>
          <w:sz w:val="28"/>
        </w:rPr>
        <w:t>传承红色基因</w:t>
      </w:r>
    </w:p>
    <w:p w14:paraId="4E502B88" w14:textId="6D18062F" w:rsidR="00EE06A6" w:rsidRPr="00EE06A6" w:rsidRDefault="00A1314D" w:rsidP="00EE06A6">
      <w:pPr>
        <w:spacing w:line="360" w:lineRule="auto"/>
        <w:jc w:val="center"/>
        <w:rPr>
          <w:rFonts w:ascii="Arial" w:eastAsia="黑体" w:hAnsi="Arial" w:cs="Arial"/>
          <w:sz w:val="24"/>
          <w:szCs w:val="24"/>
        </w:rPr>
      </w:pPr>
      <w:r w:rsidRPr="00A1314D">
        <w:rPr>
          <w:rFonts w:ascii="宋体" w:eastAsia="宋体" w:hAnsi="宋体" w:cs="Arial" w:hint="eastAsia"/>
          <w:sz w:val="24"/>
          <w:szCs w:val="24"/>
        </w:rPr>
        <w:t>——</w:t>
      </w:r>
      <w:bookmarkStart w:id="0" w:name="_Hlk163684053"/>
      <w:r w:rsidRPr="00A1314D">
        <w:rPr>
          <w:rFonts w:ascii="宋体" w:eastAsia="宋体" w:hAnsi="宋体" w:cs="Arial" w:hint="eastAsia"/>
          <w:sz w:val="24"/>
          <w:szCs w:val="24"/>
        </w:rPr>
        <w:t>建党103周年重温和解析</w:t>
      </w:r>
      <w:r>
        <w:rPr>
          <w:rFonts w:ascii="宋体" w:eastAsia="宋体" w:hAnsi="宋体" w:cs="Arial" w:hint="eastAsia"/>
          <w:sz w:val="24"/>
          <w:szCs w:val="24"/>
        </w:rPr>
        <w:t>8</w:t>
      </w:r>
      <w:r w:rsidRPr="00A1314D">
        <w:rPr>
          <w:rFonts w:ascii="宋体" w:eastAsia="宋体" w:hAnsi="宋体" w:cs="Arial" w:hint="eastAsia"/>
          <w:sz w:val="24"/>
          <w:szCs w:val="24"/>
        </w:rPr>
        <w:t>部红色经典小说</w:t>
      </w:r>
      <w:bookmarkEnd w:id="0"/>
    </w:p>
    <w:p w14:paraId="74A2D18D" w14:textId="73AED3DE" w:rsidR="002C6421" w:rsidRPr="002C6421" w:rsidRDefault="00A1314D" w:rsidP="00A1314D">
      <w:pPr>
        <w:spacing w:line="360" w:lineRule="auto"/>
        <w:jc w:val="center"/>
        <w:rPr>
          <w:rFonts w:ascii="Times New Roman" w:eastAsia="楷体" w:hAnsi="Times New Roman" w:cs="Times New Roman"/>
        </w:rPr>
      </w:pPr>
      <w:r w:rsidRPr="00A1314D">
        <w:rPr>
          <w:rFonts w:ascii="Times New Roman" w:eastAsia="楷体" w:hAnsi="Times New Roman" w:cs="Times New Roman" w:hint="eastAsia"/>
        </w:rPr>
        <w:t>魏晓男</w:t>
      </w:r>
      <w:r w:rsidRPr="00A1314D">
        <w:rPr>
          <w:rFonts w:ascii="Times New Roman" w:eastAsia="楷体" w:hAnsi="Times New Roman" w:cs="Times New Roman" w:hint="eastAsia"/>
        </w:rPr>
        <w:t xml:space="preserve">  </w:t>
      </w:r>
      <w:r w:rsidRPr="00A1314D">
        <w:rPr>
          <w:rFonts w:ascii="Times New Roman" w:eastAsia="楷体" w:hAnsi="Times New Roman" w:cs="Times New Roman" w:hint="eastAsia"/>
        </w:rPr>
        <w:t>求实学院</w:t>
      </w:r>
      <w:r w:rsidRPr="00A1314D">
        <w:rPr>
          <w:rFonts w:ascii="Times New Roman" w:eastAsia="楷体" w:hAnsi="Times New Roman" w:cs="Times New Roman" w:hint="eastAsia"/>
        </w:rPr>
        <w:t xml:space="preserve">  </w:t>
      </w:r>
      <w:r w:rsidRPr="00A1314D">
        <w:rPr>
          <w:rFonts w:ascii="Times New Roman" w:eastAsia="楷体" w:hAnsi="Times New Roman" w:cs="Times New Roman" w:hint="eastAsia"/>
        </w:rPr>
        <w:t>通信</w:t>
      </w:r>
      <w:r w:rsidRPr="00A1314D">
        <w:rPr>
          <w:rFonts w:ascii="Times New Roman" w:eastAsia="楷体" w:hAnsi="Times New Roman" w:cs="Times New Roman" w:hint="eastAsia"/>
        </w:rPr>
        <w:t>2301</w:t>
      </w:r>
      <w:r w:rsidRPr="00A1314D">
        <w:rPr>
          <w:rFonts w:ascii="Times New Roman" w:eastAsia="楷体" w:hAnsi="Times New Roman" w:cs="Times New Roman" w:hint="eastAsia"/>
        </w:rPr>
        <w:t>班</w:t>
      </w:r>
      <w:r w:rsidRPr="00A1314D">
        <w:rPr>
          <w:rFonts w:ascii="Times New Roman" w:eastAsia="楷体" w:hAnsi="Times New Roman" w:cs="Times New Roman" w:hint="eastAsia"/>
        </w:rPr>
        <w:t xml:space="preserve">  2023006651</w:t>
      </w:r>
    </w:p>
    <w:p w14:paraId="254E0390" w14:textId="655934E6" w:rsidR="002C6421" w:rsidRPr="00A1314D" w:rsidRDefault="00A1314D" w:rsidP="00A1314D">
      <w:pPr>
        <w:spacing w:line="360" w:lineRule="auto"/>
        <w:ind w:firstLineChars="200" w:firstLine="360"/>
        <w:rPr>
          <w:rFonts w:ascii="Times New Roman" w:eastAsia="宋体" w:hAnsi="Times New Roman"/>
          <w:sz w:val="18"/>
        </w:rPr>
      </w:pPr>
      <w:bookmarkStart w:id="1" w:name="_Hlk31880360"/>
      <w:r w:rsidRPr="00A1314D">
        <w:rPr>
          <w:rFonts w:ascii="Times New Roman" w:eastAsia="宋体" w:hAnsi="Times New Roman" w:hint="eastAsia"/>
          <w:sz w:val="18"/>
        </w:rPr>
        <w:t>摘要：红色经典小说主要是指新中国成立后，以革命历史</w:t>
      </w:r>
      <w:r w:rsidR="00BD3923">
        <w:rPr>
          <w:rFonts w:ascii="Times New Roman" w:eastAsia="宋体" w:hAnsi="Times New Roman" w:hint="eastAsia"/>
          <w:sz w:val="18"/>
        </w:rPr>
        <w:t>的</w:t>
      </w:r>
      <w:r w:rsidRPr="00A1314D">
        <w:rPr>
          <w:rFonts w:ascii="Times New Roman" w:eastAsia="宋体" w:hAnsi="Times New Roman" w:hint="eastAsia"/>
          <w:sz w:val="18"/>
        </w:rPr>
        <w:t>题材为创作背景的文艺作品，通常以强烈的爱国主义情感和革命英雄主义精神为主题，往往能反映出中国共产党领导下的社会政治运动和普通工农兵的生活，同时也表现了当时中国社会的思想道德风貌和审美取向。本文选择了</w:t>
      </w:r>
      <w:r>
        <w:rPr>
          <w:rFonts w:ascii="Times New Roman" w:eastAsia="宋体" w:hAnsi="Times New Roman" w:hint="eastAsia"/>
          <w:sz w:val="18"/>
        </w:rPr>
        <w:t>8</w:t>
      </w:r>
      <w:r w:rsidRPr="00A1314D">
        <w:rPr>
          <w:rFonts w:ascii="Times New Roman" w:eastAsia="宋体" w:hAnsi="Times New Roman" w:hint="eastAsia"/>
          <w:sz w:val="18"/>
        </w:rPr>
        <w:t>部红色经典小说进行重温和解析，深入学习这些经典小说作品，在建党</w:t>
      </w:r>
      <w:r w:rsidRPr="00A1314D">
        <w:rPr>
          <w:rFonts w:ascii="Times New Roman" w:eastAsia="宋体" w:hAnsi="Times New Roman" w:hint="eastAsia"/>
          <w:sz w:val="18"/>
        </w:rPr>
        <w:t>103</w:t>
      </w:r>
      <w:r w:rsidRPr="00A1314D">
        <w:rPr>
          <w:rFonts w:ascii="Times New Roman" w:eastAsia="宋体" w:hAnsi="Times New Roman" w:hint="eastAsia"/>
          <w:sz w:val="18"/>
        </w:rPr>
        <w:t>周年追寻红色记忆，传承红色基因。</w:t>
      </w:r>
    </w:p>
    <w:p w14:paraId="3CEB702C" w14:textId="6095218E" w:rsidR="00F70455" w:rsidRDefault="00842F89" w:rsidP="006B5291">
      <w:pPr>
        <w:spacing w:line="360" w:lineRule="auto"/>
        <w:ind w:firstLineChars="200" w:firstLine="360"/>
        <w:rPr>
          <w:rFonts w:ascii="Times New Roman" w:eastAsia="宋体" w:hAnsi="Times New Roman"/>
        </w:rPr>
      </w:pPr>
      <w:r>
        <w:rPr>
          <w:rFonts w:ascii="Times New Roman" w:eastAsia="宋体" w:hAnsi="Times New Roman" w:hint="eastAsia"/>
          <w:sz w:val="18"/>
        </w:rPr>
        <w:t>关键词：</w:t>
      </w:r>
      <w:r w:rsidR="00A1314D">
        <w:rPr>
          <w:rFonts w:ascii="Times New Roman" w:eastAsia="宋体" w:hAnsi="Times New Roman" w:hint="eastAsia"/>
          <w:sz w:val="18"/>
        </w:rPr>
        <w:t>建党</w:t>
      </w:r>
      <w:r w:rsidR="00A1314D">
        <w:rPr>
          <w:rFonts w:ascii="Times New Roman" w:eastAsia="宋体" w:hAnsi="Times New Roman" w:hint="eastAsia"/>
          <w:sz w:val="18"/>
        </w:rPr>
        <w:t>103</w:t>
      </w:r>
      <w:r w:rsidR="00A1314D">
        <w:rPr>
          <w:rFonts w:ascii="Times New Roman" w:eastAsia="宋体" w:hAnsi="Times New Roman" w:hint="eastAsia"/>
          <w:sz w:val="18"/>
        </w:rPr>
        <w:t>周年；</w:t>
      </w:r>
      <w:r w:rsidR="00A1314D" w:rsidRPr="00A1314D">
        <w:rPr>
          <w:rFonts w:ascii="Times New Roman" w:eastAsia="宋体" w:hAnsi="Times New Roman" w:hint="eastAsia"/>
          <w:sz w:val="18"/>
        </w:rPr>
        <w:t>红色经典小说；</w:t>
      </w:r>
      <w:r w:rsidR="00A1314D">
        <w:rPr>
          <w:rFonts w:ascii="Times New Roman" w:eastAsia="宋体" w:hAnsi="Times New Roman" w:hint="eastAsia"/>
          <w:sz w:val="18"/>
        </w:rPr>
        <w:t>历史意义</w:t>
      </w:r>
      <w:r w:rsidR="00A1314D" w:rsidRPr="00A1314D">
        <w:rPr>
          <w:rFonts w:ascii="Times New Roman" w:eastAsia="宋体" w:hAnsi="Times New Roman" w:hint="eastAsia"/>
          <w:sz w:val="18"/>
        </w:rPr>
        <w:t>；</w:t>
      </w:r>
      <w:r w:rsidR="00A1314D">
        <w:rPr>
          <w:rFonts w:ascii="Times New Roman" w:eastAsia="宋体" w:hAnsi="Times New Roman" w:hint="eastAsia"/>
          <w:sz w:val="18"/>
        </w:rPr>
        <w:t>文学价值</w:t>
      </w:r>
    </w:p>
    <w:bookmarkEnd w:id="1"/>
    <w:p w14:paraId="0A23121D" w14:textId="4B4E35E0" w:rsidR="007623CC" w:rsidRDefault="007623CC" w:rsidP="00A1314D">
      <w:pPr>
        <w:spacing w:line="360" w:lineRule="auto"/>
        <w:rPr>
          <w:rFonts w:ascii="Times New Roman" w:eastAsia="宋体" w:hAnsi="Times New Roman"/>
        </w:rPr>
      </w:pPr>
    </w:p>
    <w:p w14:paraId="7E7A9495" w14:textId="58DDDBBC" w:rsidR="007623CC" w:rsidRPr="00AF1397" w:rsidRDefault="00A1314D" w:rsidP="00AF1397">
      <w:pPr>
        <w:pStyle w:val="ad"/>
        <w:numPr>
          <w:ilvl w:val="0"/>
          <w:numId w:val="4"/>
        </w:numPr>
        <w:spacing w:line="360" w:lineRule="auto"/>
        <w:ind w:firstLineChars="0"/>
        <w:jc w:val="center"/>
        <w:rPr>
          <w:rFonts w:ascii="Arial" w:eastAsia="黑体" w:hAnsi="Arial" w:cs="Arial"/>
        </w:rPr>
      </w:pPr>
      <w:r w:rsidRPr="00AF1397">
        <w:rPr>
          <w:rFonts w:ascii="Arial" w:eastAsia="黑体" w:hAnsi="Arial" w:cs="Arial" w:hint="eastAsia"/>
        </w:rPr>
        <w:t>引言</w:t>
      </w:r>
    </w:p>
    <w:p w14:paraId="6148B4FF" w14:textId="52C4043F" w:rsidR="00AF1397" w:rsidRDefault="00A1314D" w:rsidP="00AF1397">
      <w:pPr>
        <w:spacing w:line="360" w:lineRule="auto"/>
        <w:ind w:firstLineChars="200" w:firstLine="420"/>
        <w:rPr>
          <w:rFonts w:ascii="Times New Roman" w:eastAsia="宋体" w:hAnsi="Times New Roman"/>
        </w:rPr>
      </w:pPr>
      <w:del w:id="2" w:author="晓男 魏" w:date="2024-06-20T00:27:00Z" w16du:dateUtc="2024-06-19T16:27:00Z">
        <w:r w:rsidDel="00A3208E">
          <w:rPr>
            <w:rFonts w:ascii="Times New Roman" w:eastAsia="宋体" w:hAnsi="Times New Roman" w:hint="eastAsia"/>
          </w:rPr>
          <w:delText>中国共产党成立于</w:delText>
        </w:r>
        <w:r w:rsidDel="00A3208E">
          <w:rPr>
            <w:rFonts w:ascii="Times New Roman" w:eastAsia="宋体" w:hAnsi="Times New Roman" w:hint="eastAsia"/>
          </w:rPr>
          <w:delText>1921</w:delText>
        </w:r>
        <w:r w:rsidDel="00A3208E">
          <w:rPr>
            <w:rFonts w:ascii="Times New Roman" w:eastAsia="宋体" w:hAnsi="Times New Roman" w:hint="eastAsia"/>
          </w:rPr>
          <w:delText>年，经过长期的革命斗争，终于取得了新中国的胜利。而</w:delText>
        </w:r>
      </w:del>
      <w:r w:rsidRPr="00A1314D">
        <w:rPr>
          <w:rFonts w:ascii="Times New Roman" w:eastAsia="宋体" w:hAnsi="Times New Roman" w:hint="eastAsia"/>
        </w:rPr>
        <w:t>红色经典小说是中国特定历史时期的文化产物，蕴含着与现实相连的红色记忆，具有深刻的思想内涵和艺术价值</w:t>
      </w:r>
      <w:ins w:id="3" w:author="晓男 魏" w:date="2024-06-16T18:01:00Z" w16du:dateUtc="2024-06-16T10:01:00Z">
        <w:r w:rsidR="00D06CD8">
          <w:rPr>
            <w:rStyle w:val="a5"/>
            <w:rFonts w:ascii="Times New Roman" w:eastAsia="宋体" w:hAnsi="Times New Roman"/>
          </w:rPr>
          <w:footnoteReference w:id="1"/>
        </w:r>
      </w:ins>
      <w:r w:rsidRPr="00A1314D">
        <w:rPr>
          <w:rFonts w:ascii="Times New Roman" w:eastAsia="宋体" w:hAnsi="Times New Roman" w:hint="eastAsia"/>
        </w:rPr>
        <w:t>，对于了解中国近现代历史和文化发展具有重要意义。在建党</w:t>
      </w:r>
      <w:r w:rsidRPr="00A1314D">
        <w:rPr>
          <w:rFonts w:ascii="Times New Roman" w:eastAsia="宋体" w:hAnsi="Times New Roman" w:hint="eastAsia"/>
        </w:rPr>
        <w:t>103</w:t>
      </w:r>
      <w:r w:rsidRPr="00A1314D">
        <w:rPr>
          <w:rFonts w:ascii="Times New Roman" w:eastAsia="宋体" w:hAnsi="Times New Roman" w:hint="eastAsia"/>
        </w:rPr>
        <w:t>周年之际，恰逢五四之时，重温和解析</w:t>
      </w:r>
      <w:r w:rsidRPr="00A1314D">
        <w:rPr>
          <w:rFonts w:ascii="Times New Roman" w:eastAsia="宋体" w:hAnsi="Times New Roman" w:hint="eastAsia"/>
        </w:rPr>
        <w:t>8</w:t>
      </w:r>
      <w:r w:rsidRPr="00A1314D">
        <w:rPr>
          <w:rFonts w:ascii="Times New Roman" w:eastAsia="宋体" w:hAnsi="Times New Roman" w:hint="eastAsia"/>
        </w:rPr>
        <w:t>部红色经典小说，随着这些经典作品一起</w:t>
      </w:r>
      <w:proofErr w:type="gramStart"/>
      <w:r w:rsidRPr="00A1314D">
        <w:rPr>
          <w:rFonts w:ascii="Times New Roman" w:eastAsia="宋体" w:hAnsi="Times New Roman" w:hint="eastAsia"/>
        </w:rPr>
        <w:t>走进党</w:t>
      </w:r>
      <w:proofErr w:type="gramEnd"/>
      <w:r w:rsidRPr="00A1314D">
        <w:rPr>
          <w:rFonts w:ascii="Times New Roman" w:eastAsia="宋体" w:hAnsi="Times New Roman" w:hint="eastAsia"/>
        </w:rPr>
        <w:t>的百年历史，</w:t>
      </w:r>
      <w:r>
        <w:rPr>
          <w:rFonts w:ascii="Times New Roman" w:eastAsia="宋体" w:hAnsi="Times New Roman" w:hint="eastAsia"/>
        </w:rPr>
        <w:t>重温中国共产党的伟大历程，</w:t>
      </w:r>
      <w:ins w:id="28" w:author="晓男 魏" w:date="2024-06-16T15:41:00Z" w16du:dateUtc="2024-06-16T07:41:00Z">
        <w:r w:rsidR="00A45FF2">
          <w:rPr>
            <w:rFonts w:ascii="Times New Roman" w:eastAsia="宋体" w:hAnsi="Times New Roman" w:hint="eastAsia"/>
          </w:rPr>
          <w:t>并</w:t>
        </w:r>
      </w:ins>
      <w:r w:rsidRPr="00A1314D">
        <w:rPr>
          <w:rFonts w:ascii="Times New Roman" w:eastAsia="宋体" w:hAnsi="Times New Roman" w:hint="eastAsia"/>
        </w:rPr>
        <w:t>坚定信仰信念信心、追寻红色记忆、传承红色基因、发扬革命精神。</w:t>
      </w:r>
    </w:p>
    <w:p w14:paraId="36225DA7" w14:textId="5E8F4DCB" w:rsidR="00366201" w:rsidRDefault="00C425B3" w:rsidP="00366201">
      <w:pPr>
        <w:pStyle w:val="ad"/>
        <w:numPr>
          <w:ilvl w:val="0"/>
          <w:numId w:val="4"/>
        </w:numPr>
        <w:spacing w:line="360" w:lineRule="auto"/>
        <w:ind w:firstLineChars="0"/>
        <w:jc w:val="center"/>
        <w:rPr>
          <w:rFonts w:ascii="Arial" w:eastAsia="黑体" w:hAnsi="Arial" w:cs="Arial"/>
        </w:rPr>
      </w:pPr>
      <w:r>
        <w:rPr>
          <w:rFonts w:ascii="Arial" w:eastAsia="黑体" w:hAnsi="Arial" w:cs="Arial" w:hint="eastAsia"/>
        </w:rPr>
        <w:t>红色经典小说的历史意义和文学价值</w:t>
      </w:r>
    </w:p>
    <w:p w14:paraId="1714187A" w14:textId="0F30E11D" w:rsidR="00107F5D" w:rsidRPr="00107F5D" w:rsidRDefault="00107F5D" w:rsidP="00107F5D">
      <w:pPr>
        <w:spacing w:line="360" w:lineRule="auto"/>
        <w:ind w:firstLineChars="200" w:firstLine="420"/>
        <w:rPr>
          <w:rFonts w:ascii="宋体" w:eastAsia="宋体" w:hAnsi="宋体" w:cs="Arial"/>
        </w:rPr>
      </w:pPr>
      <w:r w:rsidRPr="00107F5D">
        <w:rPr>
          <w:rFonts w:ascii="宋体" w:eastAsia="宋体" w:hAnsi="宋体" w:cs="Arial" w:hint="eastAsia"/>
        </w:rPr>
        <w:t>红色经典小说生动地展现了中国共产党领导下的</w:t>
      </w:r>
      <w:ins w:id="29" w:author="晓男 魏" w:date="2024-06-16T15:41:00Z" w16du:dateUtc="2024-06-16T07:41:00Z">
        <w:r w:rsidR="00A45FF2">
          <w:rPr>
            <w:rFonts w:ascii="宋体" w:eastAsia="宋体" w:hAnsi="宋体" w:cs="Arial" w:hint="eastAsia"/>
          </w:rPr>
          <w:t>革命</w:t>
        </w:r>
      </w:ins>
      <w:r w:rsidRPr="00107F5D">
        <w:rPr>
          <w:rFonts w:ascii="宋体" w:eastAsia="宋体" w:hAnsi="宋体" w:cs="Arial" w:hint="eastAsia"/>
        </w:rPr>
        <w:t>斗争历程。它们根植于</w:t>
      </w:r>
      <w:ins w:id="30" w:author="晓男 魏" w:date="2024-06-16T15:41:00Z" w16du:dateUtc="2024-06-16T07:41:00Z">
        <w:r w:rsidR="00A45FF2">
          <w:rPr>
            <w:rFonts w:ascii="宋体" w:eastAsia="宋体" w:hAnsi="宋体" w:cs="Arial" w:hint="eastAsia"/>
          </w:rPr>
          <w:t>每一件</w:t>
        </w:r>
      </w:ins>
      <w:r w:rsidRPr="00107F5D">
        <w:rPr>
          <w:rFonts w:ascii="宋体" w:eastAsia="宋体" w:hAnsi="宋体" w:cs="Arial" w:hint="eastAsia"/>
        </w:rPr>
        <w:t>真实的历史事件，巧妙地刻画了一系列英雄人物</w:t>
      </w:r>
      <w:ins w:id="31" w:author="晓男 魏" w:date="2024-06-16T15:41:00Z" w16du:dateUtc="2024-06-16T07:41:00Z">
        <w:r w:rsidR="00A45FF2">
          <w:rPr>
            <w:rFonts w:ascii="宋体" w:eastAsia="宋体" w:hAnsi="宋体" w:cs="Arial" w:hint="eastAsia"/>
          </w:rPr>
          <w:t>形象</w:t>
        </w:r>
      </w:ins>
      <w:r w:rsidRPr="00107F5D">
        <w:rPr>
          <w:rFonts w:ascii="宋体" w:eastAsia="宋体" w:hAnsi="宋体" w:cs="Arial" w:hint="eastAsia"/>
        </w:rPr>
        <w:t>，凸显了中国人民</w:t>
      </w:r>
      <w:proofErr w:type="gramStart"/>
      <w:r w:rsidRPr="00107F5D">
        <w:rPr>
          <w:rFonts w:ascii="宋体" w:eastAsia="宋体" w:hAnsi="宋体" w:cs="Arial" w:hint="eastAsia"/>
        </w:rPr>
        <w:t>坚韧不拔</w:t>
      </w:r>
      <w:proofErr w:type="gramEnd"/>
      <w:r w:rsidRPr="00107F5D">
        <w:rPr>
          <w:rFonts w:ascii="宋体" w:eastAsia="宋体" w:hAnsi="宋体" w:cs="Arial" w:hint="eastAsia"/>
        </w:rPr>
        <w:t>的信念和</w:t>
      </w:r>
      <w:ins w:id="32" w:author="晓男 魏" w:date="2024-06-16T15:41:00Z" w16du:dateUtc="2024-06-16T07:41:00Z">
        <w:r w:rsidR="00A45FF2">
          <w:rPr>
            <w:rFonts w:ascii="宋体" w:eastAsia="宋体" w:hAnsi="宋体" w:cs="Arial" w:hint="eastAsia"/>
          </w:rPr>
          <w:t>大</w:t>
        </w:r>
      </w:ins>
      <w:r w:rsidRPr="00107F5D">
        <w:rPr>
          <w:rFonts w:ascii="宋体" w:eastAsia="宋体" w:hAnsi="宋体" w:cs="Arial" w:hint="eastAsia"/>
        </w:rPr>
        <w:t>无畏的奋斗精神。这些小说不仅承载着厚重的历史记忆，更记录了中国人民在党的引领下所经历的风雨历程，深刻反映了人民群众的生活状态与斗争实践，同时也揭示了社会深层次的矛盾和阶级斗争的实质。</w:t>
      </w:r>
    </w:p>
    <w:p w14:paraId="18E80144" w14:textId="7260EE6A" w:rsidR="00366201" w:rsidRPr="00366201" w:rsidRDefault="00A45FF2" w:rsidP="00107F5D">
      <w:pPr>
        <w:spacing w:line="360" w:lineRule="auto"/>
        <w:ind w:firstLineChars="200" w:firstLine="420"/>
        <w:rPr>
          <w:rFonts w:ascii="宋体" w:eastAsia="宋体" w:hAnsi="宋体" w:cs="Arial"/>
        </w:rPr>
      </w:pPr>
      <w:ins w:id="33" w:author="晓男 魏" w:date="2024-06-16T15:42:00Z" w16du:dateUtc="2024-06-16T07:42:00Z">
        <w:r>
          <w:rPr>
            <w:rFonts w:ascii="宋体" w:eastAsia="宋体" w:hAnsi="宋体" w:cs="Arial" w:hint="eastAsia"/>
          </w:rPr>
          <w:t>它不仅在历史层面有深远的意义，</w:t>
        </w:r>
      </w:ins>
      <w:r w:rsidR="00107F5D" w:rsidRPr="00107F5D">
        <w:rPr>
          <w:rFonts w:ascii="宋体" w:eastAsia="宋体" w:hAnsi="宋体" w:cs="Arial" w:hint="eastAsia"/>
        </w:rPr>
        <w:t>在文学层面</w:t>
      </w:r>
      <w:ins w:id="34" w:author="晓男 魏" w:date="2024-06-16T15:42:00Z" w16du:dateUtc="2024-06-16T07:42:00Z">
        <w:r>
          <w:rPr>
            <w:rFonts w:ascii="宋体" w:eastAsia="宋体" w:hAnsi="宋体" w:cs="Arial" w:hint="eastAsia"/>
          </w:rPr>
          <w:t>也有极大的价值。</w:t>
        </w:r>
      </w:ins>
      <w:del w:id="35" w:author="晓男 魏" w:date="2024-06-16T15:42:00Z" w16du:dateUtc="2024-06-16T07:42:00Z">
        <w:r w:rsidR="00107F5D" w:rsidRPr="00107F5D" w:rsidDel="00A45FF2">
          <w:rPr>
            <w:rFonts w:ascii="宋体" w:eastAsia="宋体" w:hAnsi="宋体" w:cs="Arial" w:hint="eastAsia"/>
          </w:rPr>
          <w:delText>，</w:delText>
        </w:r>
      </w:del>
      <w:r w:rsidR="00107F5D" w:rsidRPr="00107F5D">
        <w:rPr>
          <w:rFonts w:ascii="宋体" w:eastAsia="宋体" w:hAnsi="宋体" w:cs="Arial" w:hint="eastAsia"/>
        </w:rPr>
        <w:t>红色经典小说以其独到的艺术手法和丰富的思想内涵，生动展现了中国人民的伟大精神风貌。它们通过鲜活的人物形象，展现了广大人民群众在革命斗争中的英勇与智慧，形成了别具一格的艺术风格。这</w:t>
      </w:r>
      <w:r w:rsidR="00107F5D" w:rsidRPr="00107F5D">
        <w:rPr>
          <w:rFonts w:ascii="宋体" w:eastAsia="宋体" w:hAnsi="宋体" w:cs="Arial" w:hint="eastAsia"/>
        </w:rPr>
        <w:lastRenderedPageBreak/>
        <w:t>些</w:t>
      </w:r>
      <w:ins w:id="36" w:author="晓男 魏" w:date="2024-06-20T00:29:00Z" w16du:dateUtc="2024-06-19T16:29:00Z">
        <w:r w:rsidR="00A3208E">
          <w:rPr>
            <w:rFonts w:ascii="宋体" w:eastAsia="宋体" w:hAnsi="宋体" w:cs="Arial" w:hint="eastAsia"/>
          </w:rPr>
          <w:t>红色经典小说</w:t>
        </w:r>
      </w:ins>
      <w:del w:id="37" w:author="晓男 魏" w:date="2024-06-20T00:29:00Z" w16du:dateUtc="2024-06-19T16:29:00Z">
        <w:r w:rsidR="00107F5D" w:rsidRPr="00107F5D" w:rsidDel="00A3208E">
          <w:rPr>
            <w:rFonts w:ascii="宋体" w:eastAsia="宋体" w:hAnsi="宋体" w:cs="Arial" w:hint="eastAsia"/>
          </w:rPr>
          <w:delText>作品</w:delText>
        </w:r>
      </w:del>
      <w:r w:rsidR="00107F5D" w:rsidRPr="00107F5D">
        <w:rPr>
          <w:rFonts w:ascii="宋体" w:eastAsia="宋体" w:hAnsi="宋体" w:cs="Arial" w:hint="eastAsia"/>
        </w:rPr>
        <w:t>不仅具有丰富的思想深度，更展现了独特的艺术魅力，对后世的文学创作产生了深远的影响。</w:t>
      </w:r>
    </w:p>
    <w:p w14:paraId="758C6E5A" w14:textId="760C5F04" w:rsidR="00A1314D" w:rsidRPr="0070566F" w:rsidRDefault="0070566F" w:rsidP="0070566F">
      <w:pPr>
        <w:pStyle w:val="ad"/>
        <w:numPr>
          <w:ilvl w:val="0"/>
          <w:numId w:val="4"/>
        </w:numPr>
        <w:spacing w:line="360" w:lineRule="auto"/>
        <w:ind w:firstLineChars="0"/>
        <w:jc w:val="center"/>
        <w:rPr>
          <w:rFonts w:ascii="Arial" w:eastAsia="黑体" w:hAnsi="Arial" w:cs="Arial"/>
        </w:rPr>
      </w:pPr>
      <w:r>
        <w:rPr>
          <w:rFonts w:ascii="Arial" w:eastAsia="黑体" w:hAnsi="Arial" w:cs="Arial" w:hint="eastAsia"/>
        </w:rPr>
        <w:t>8</w:t>
      </w:r>
      <w:r>
        <w:rPr>
          <w:rFonts w:ascii="Arial" w:eastAsia="黑体" w:hAnsi="Arial" w:cs="Arial" w:hint="eastAsia"/>
        </w:rPr>
        <w:t>部红色经典小说的</w:t>
      </w:r>
      <w:r w:rsidR="00A1314D" w:rsidRPr="0070566F">
        <w:rPr>
          <w:rFonts w:ascii="Arial" w:eastAsia="黑体" w:hAnsi="Arial" w:cs="Arial" w:hint="eastAsia"/>
        </w:rPr>
        <w:t>重温和解析</w:t>
      </w:r>
    </w:p>
    <w:p w14:paraId="27727213" w14:textId="6B63C381" w:rsidR="00A1314D" w:rsidRPr="0070566F" w:rsidRDefault="00A1314D" w:rsidP="0070566F">
      <w:pPr>
        <w:pStyle w:val="ad"/>
        <w:numPr>
          <w:ilvl w:val="0"/>
          <w:numId w:val="5"/>
        </w:numPr>
        <w:spacing w:line="360" w:lineRule="auto"/>
        <w:ind w:firstLineChars="0"/>
        <w:rPr>
          <w:rFonts w:ascii="Times New Roman" w:eastAsia="宋体" w:hAnsi="Times New Roman"/>
        </w:rPr>
      </w:pPr>
      <w:r w:rsidRPr="0070566F">
        <w:rPr>
          <w:rFonts w:ascii="Times New Roman" w:eastAsia="宋体" w:hAnsi="Times New Roman" w:hint="eastAsia"/>
        </w:rPr>
        <w:t>小说《红日》</w:t>
      </w:r>
    </w:p>
    <w:p w14:paraId="6C8F14A6" w14:textId="5D39A2B4" w:rsidR="00A1314D" w:rsidRPr="006A6993" w:rsidRDefault="00A1314D" w:rsidP="00A1314D">
      <w:pPr>
        <w:pStyle w:val="af2"/>
        <w:spacing w:before="0" w:beforeAutospacing="0" w:after="0" w:afterAutospacing="0" w:line="360" w:lineRule="auto"/>
        <w:ind w:firstLineChars="200" w:firstLine="420"/>
        <w:rPr>
          <w:rFonts w:ascii="Times New Roman" w:hAnsi="Times New Roman" w:cstheme="minorBidi"/>
          <w:kern w:val="2"/>
          <w:sz w:val="21"/>
          <w:szCs w:val="22"/>
        </w:rPr>
      </w:pPr>
      <w:r w:rsidRPr="00F23508">
        <w:rPr>
          <w:rFonts w:ascii="Times New Roman" w:hAnsi="Times New Roman" w:cstheme="minorBidi"/>
          <w:kern w:val="2"/>
          <w:sz w:val="21"/>
          <w:szCs w:val="22"/>
        </w:rPr>
        <w:t>这部作品于</w:t>
      </w:r>
      <w:r w:rsidRPr="00F23508">
        <w:rPr>
          <w:rFonts w:ascii="Times New Roman" w:hAnsi="Times New Roman" w:cstheme="minorBidi"/>
          <w:kern w:val="2"/>
          <w:sz w:val="21"/>
          <w:szCs w:val="22"/>
        </w:rPr>
        <w:t>1955</w:t>
      </w:r>
      <w:r w:rsidRPr="00F23508">
        <w:rPr>
          <w:rFonts w:ascii="Times New Roman" w:hAnsi="Times New Roman" w:cstheme="minorBidi"/>
          <w:kern w:val="2"/>
          <w:sz w:val="21"/>
          <w:szCs w:val="22"/>
        </w:rPr>
        <w:t>年在人民文学出版社出版，是</w:t>
      </w:r>
      <w:r w:rsidR="00BE2422">
        <w:rPr>
          <w:rFonts w:ascii="Times New Roman" w:hAnsi="Times New Roman" w:cstheme="minorBidi" w:hint="eastAsia"/>
          <w:kern w:val="2"/>
          <w:sz w:val="21"/>
          <w:szCs w:val="22"/>
        </w:rPr>
        <w:t>当代作家吴强</w:t>
      </w:r>
      <w:r w:rsidRPr="00F23508">
        <w:rPr>
          <w:rFonts w:ascii="Times New Roman" w:hAnsi="Times New Roman" w:cstheme="minorBidi"/>
          <w:kern w:val="2"/>
          <w:sz w:val="21"/>
          <w:szCs w:val="22"/>
        </w:rPr>
        <w:t>根据自己亲身经历写成的一部反映解放战争时期革命斗争的长篇小说</w:t>
      </w:r>
      <w:r w:rsidR="00966607">
        <w:rPr>
          <w:rFonts w:ascii="Times New Roman" w:hAnsi="Times New Roman" w:cstheme="minorBidi" w:hint="eastAsia"/>
          <w:kern w:val="2"/>
          <w:sz w:val="21"/>
          <w:szCs w:val="22"/>
        </w:rPr>
        <w:t>。</w:t>
      </w:r>
      <w:r w:rsidRPr="00F23508">
        <w:rPr>
          <w:rFonts w:ascii="Times New Roman" w:hAnsi="Times New Roman" w:cstheme="minorBidi"/>
          <w:kern w:val="2"/>
          <w:sz w:val="21"/>
          <w:szCs w:val="22"/>
        </w:rPr>
        <w:t>这部小说以共产党军队在山东孟良崮地区歼灭国民党军队七十四师的故事为主要情节，同时反映了山东解放区人民为争取和平民主而进行的不屈不挠的斗争。作品</w:t>
      </w:r>
      <w:del w:id="38" w:author="晓男 魏" w:date="2024-06-19T17:43:00Z" w16du:dateUtc="2024-06-19T09:43:00Z">
        <w:r w:rsidRPr="00F23508" w:rsidDel="00F46366">
          <w:rPr>
            <w:rFonts w:ascii="Times New Roman" w:hAnsi="Times New Roman" w:cstheme="minorBidi"/>
            <w:kern w:val="2"/>
            <w:sz w:val="21"/>
            <w:szCs w:val="22"/>
          </w:rPr>
          <w:delText>歌颂了人民军队在党的领导下，坚定信念、英勇善战的精神；</w:delText>
        </w:r>
      </w:del>
      <w:r w:rsidRPr="00F23508">
        <w:rPr>
          <w:rFonts w:ascii="Times New Roman" w:hAnsi="Times New Roman" w:cstheme="minorBidi"/>
          <w:kern w:val="2"/>
          <w:sz w:val="21"/>
          <w:szCs w:val="22"/>
        </w:rPr>
        <w:t>塑造了解放军战士董存瑞、张灵甫</w:t>
      </w:r>
      <w:ins w:id="39" w:author="晓男 魏" w:date="2024-06-16T16:06:00Z" w16du:dateUtc="2024-06-16T08:06:00Z">
        <w:r w:rsidR="001B7737">
          <w:rPr>
            <w:rFonts w:ascii="Times New Roman" w:hAnsi="Times New Roman" w:cstheme="minorBidi" w:hint="eastAsia"/>
            <w:kern w:val="2"/>
            <w:sz w:val="21"/>
            <w:szCs w:val="22"/>
          </w:rPr>
          <w:t>、沈振新</w:t>
        </w:r>
      </w:ins>
      <w:r w:rsidRPr="00F23508">
        <w:rPr>
          <w:rFonts w:ascii="Times New Roman" w:hAnsi="Times New Roman" w:cstheme="minorBidi"/>
          <w:kern w:val="2"/>
          <w:sz w:val="21"/>
          <w:szCs w:val="22"/>
        </w:rPr>
        <w:t>等英雄形象；</w:t>
      </w:r>
      <w:ins w:id="40" w:author="晓男 魏" w:date="2024-06-19T17:43:00Z" w16du:dateUtc="2024-06-19T09:43:00Z">
        <w:r w:rsidR="00F46366">
          <w:rPr>
            <w:rFonts w:ascii="Times New Roman" w:hAnsi="Times New Roman" w:cstheme="minorBidi" w:hint="eastAsia"/>
            <w:kern w:val="2"/>
            <w:sz w:val="21"/>
            <w:szCs w:val="22"/>
          </w:rPr>
          <w:t>歌颂了</w:t>
        </w:r>
      </w:ins>
      <w:del w:id="41" w:author="晓男 魏" w:date="2024-06-19T17:43:00Z" w16du:dateUtc="2024-06-19T09:43:00Z">
        <w:r w:rsidRPr="00F23508" w:rsidDel="00F46366">
          <w:rPr>
            <w:rFonts w:ascii="Times New Roman" w:hAnsi="Times New Roman" w:cstheme="minorBidi"/>
            <w:kern w:val="2"/>
            <w:sz w:val="21"/>
            <w:szCs w:val="22"/>
          </w:rPr>
          <w:delText>表现了</w:delText>
        </w:r>
      </w:del>
      <w:r w:rsidRPr="00F23508">
        <w:rPr>
          <w:rFonts w:ascii="Times New Roman" w:hAnsi="Times New Roman" w:cstheme="minorBidi"/>
          <w:kern w:val="2"/>
          <w:sz w:val="21"/>
          <w:szCs w:val="22"/>
        </w:rPr>
        <w:t>共产党人</w:t>
      </w:r>
      <w:ins w:id="42" w:author="晓男 魏" w:date="2024-06-19T17:44:00Z" w16du:dateUtc="2024-06-19T09:44:00Z">
        <w:r w:rsidR="00F46366">
          <w:rPr>
            <w:rFonts w:ascii="Times New Roman" w:hAnsi="Times New Roman" w:cstheme="minorBidi" w:hint="eastAsia"/>
            <w:kern w:val="2"/>
            <w:sz w:val="21"/>
            <w:szCs w:val="22"/>
          </w:rPr>
          <w:t>在党的领导下</w:t>
        </w:r>
      </w:ins>
      <w:r w:rsidRPr="00F23508">
        <w:rPr>
          <w:rFonts w:ascii="Times New Roman" w:hAnsi="Times New Roman" w:cstheme="minorBidi"/>
          <w:kern w:val="2"/>
          <w:sz w:val="21"/>
          <w:szCs w:val="22"/>
        </w:rPr>
        <w:t>同国民党反动派进行不屈不挠斗争的英勇精神。《红日》是新时期</w:t>
      </w:r>
      <w:ins w:id="43" w:author="晓男 魏" w:date="2024-06-16T16:07:00Z" w16du:dateUtc="2024-06-16T08:07:00Z">
        <w:r w:rsidR="001B7737">
          <w:rPr>
            <w:rFonts w:ascii="Times New Roman" w:hAnsi="Times New Roman" w:cstheme="minorBidi" w:hint="eastAsia"/>
            <w:kern w:val="2"/>
            <w:sz w:val="21"/>
            <w:szCs w:val="22"/>
          </w:rPr>
          <w:t>红色</w:t>
        </w:r>
      </w:ins>
      <w:r w:rsidRPr="00F23508">
        <w:rPr>
          <w:rFonts w:ascii="Times New Roman" w:hAnsi="Times New Roman" w:cstheme="minorBidi"/>
          <w:kern w:val="2"/>
          <w:sz w:val="21"/>
          <w:szCs w:val="22"/>
        </w:rPr>
        <w:t>革命小说创作的典范，是一部</w:t>
      </w:r>
      <w:r w:rsidR="00BE2422">
        <w:rPr>
          <w:rFonts w:ascii="Times New Roman" w:hAnsi="Times New Roman" w:cstheme="minorBidi" w:hint="eastAsia"/>
          <w:kern w:val="2"/>
          <w:sz w:val="21"/>
          <w:szCs w:val="22"/>
        </w:rPr>
        <w:t>有着壮怀激烈的美学风格的波澜壮阔的战争史诗和色彩斑斓的历史图卷，</w:t>
      </w:r>
      <w:r w:rsidRPr="00F23508">
        <w:rPr>
          <w:rFonts w:ascii="Times New Roman" w:hAnsi="Times New Roman" w:cstheme="minorBidi"/>
          <w:kern w:val="2"/>
          <w:sz w:val="21"/>
          <w:szCs w:val="22"/>
        </w:rPr>
        <w:t>具有广泛</w:t>
      </w:r>
      <w:r w:rsidR="001F654D">
        <w:rPr>
          <w:rFonts w:ascii="Times New Roman" w:hAnsi="Times New Roman" w:cstheme="minorBidi" w:hint="eastAsia"/>
          <w:kern w:val="2"/>
          <w:sz w:val="21"/>
          <w:szCs w:val="22"/>
        </w:rPr>
        <w:t>的</w:t>
      </w:r>
      <w:r w:rsidRPr="00F23508">
        <w:rPr>
          <w:rFonts w:ascii="Times New Roman" w:hAnsi="Times New Roman" w:cstheme="minorBidi"/>
          <w:kern w:val="2"/>
          <w:sz w:val="21"/>
          <w:szCs w:val="22"/>
        </w:rPr>
        <w:t>影响。</w:t>
      </w:r>
      <w:r w:rsidRPr="00813AC6">
        <w:rPr>
          <w:rFonts w:ascii="Times New Roman" w:hAnsi="Times New Roman" w:cstheme="minorBidi" w:hint="eastAsia"/>
          <w:kern w:val="2"/>
          <w:sz w:val="21"/>
          <w:szCs w:val="22"/>
        </w:rPr>
        <w:t>“红日”照耀沂蒙，新时代沂蒙精神的内涵将历久弥新，并日益丰厚深广</w:t>
      </w:r>
      <w:r>
        <w:rPr>
          <w:rStyle w:val="a5"/>
          <w:rFonts w:ascii="Times New Roman" w:hAnsi="Times New Roman" w:cstheme="minorBidi"/>
          <w:kern w:val="2"/>
          <w:sz w:val="21"/>
          <w:szCs w:val="22"/>
        </w:rPr>
        <w:footnoteReference w:id="2"/>
      </w:r>
      <w:r>
        <w:rPr>
          <w:rFonts w:ascii="Times New Roman" w:hAnsi="Times New Roman" w:cstheme="minorBidi" w:hint="eastAsia"/>
          <w:kern w:val="2"/>
          <w:sz w:val="21"/>
          <w:szCs w:val="22"/>
        </w:rPr>
        <w:t>。</w:t>
      </w:r>
    </w:p>
    <w:p w14:paraId="481804AA" w14:textId="698806FC" w:rsidR="00A1314D" w:rsidRPr="0070566F" w:rsidRDefault="00A1314D" w:rsidP="0070566F">
      <w:pPr>
        <w:pStyle w:val="ad"/>
        <w:numPr>
          <w:ilvl w:val="0"/>
          <w:numId w:val="5"/>
        </w:numPr>
        <w:spacing w:line="360" w:lineRule="auto"/>
        <w:ind w:firstLineChars="0"/>
        <w:rPr>
          <w:rFonts w:ascii="Times New Roman" w:eastAsia="宋体" w:hAnsi="Times New Roman"/>
        </w:rPr>
      </w:pPr>
      <w:r w:rsidRPr="0070566F">
        <w:rPr>
          <w:rFonts w:ascii="Times New Roman" w:eastAsia="宋体" w:hAnsi="Times New Roman" w:hint="eastAsia"/>
        </w:rPr>
        <w:t>小说《林海雪原》</w:t>
      </w:r>
    </w:p>
    <w:p w14:paraId="5C77B803" w14:textId="59DE33C3" w:rsidR="00A1314D" w:rsidRDefault="00A1314D" w:rsidP="00A1314D">
      <w:pPr>
        <w:spacing w:line="360" w:lineRule="auto"/>
        <w:ind w:firstLineChars="200" w:firstLine="420"/>
        <w:rPr>
          <w:rFonts w:ascii="Times New Roman" w:eastAsia="宋体" w:hAnsi="Times New Roman"/>
        </w:rPr>
      </w:pPr>
      <w:r w:rsidRPr="00D74CC0">
        <w:rPr>
          <w:rFonts w:ascii="Times New Roman" w:eastAsia="宋体" w:hAnsi="Times New Roman"/>
        </w:rPr>
        <w:t>《林海雪原》是一部描写东北人民解放军剿匪斗争的长篇小说，也是中国现代文学史上第一部以敌后战场为主要背景的长篇小说。</w:t>
      </w:r>
      <w:ins w:id="44" w:author="晓男 魏" w:date="2024-06-16T16:12:00Z" w16du:dateUtc="2024-06-16T08:12:00Z">
        <w:r w:rsidR="001B7737">
          <w:rPr>
            <w:rFonts w:ascii="Times New Roman" w:eastAsia="宋体" w:hAnsi="Times New Roman" w:hint="eastAsia"/>
          </w:rPr>
          <w:t>主要讲述了</w:t>
        </w:r>
        <w:r w:rsidR="001B7737">
          <w:rPr>
            <w:rFonts w:ascii="Times New Roman" w:eastAsia="宋体" w:hAnsi="Times New Roman" w:hint="eastAsia"/>
          </w:rPr>
          <w:t>1946</w:t>
        </w:r>
        <w:r w:rsidR="001B7737">
          <w:rPr>
            <w:rFonts w:ascii="Times New Roman" w:eastAsia="宋体" w:hAnsi="Times New Roman" w:hint="eastAsia"/>
          </w:rPr>
          <w:t>年冬天，国民党在东北地区成立了“中央先遣军”，这对当地百姓的工作和生活都造成极大的威胁</w:t>
        </w:r>
      </w:ins>
      <w:ins w:id="45" w:author="晓男 魏" w:date="2024-06-16T16:17:00Z" w16du:dateUtc="2024-06-16T08:17:00Z">
        <w:r w:rsidR="001E69C5">
          <w:rPr>
            <w:rFonts w:ascii="Times New Roman" w:eastAsia="宋体" w:hAnsi="Times New Roman" w:hint="eastAsia"/>
          </w:rPr>
          <w:t>，而我军和当地人民经过激烈交锋，歼灭全部匪徒，</w:t>
        </w:r>
      </w:ins>
      <w:ins w:id="46" w:author="晓男 魏" w:date="2024-06-16T16:18:00Z" w16du:dateUtc="2024-06-16T08:18:00Z">
        <w:r w:rsidR="001E69C5">
          <w:rPr>
            <w:rFonts w:ascii="Times New Roman" w:eastAsia="宋体" w:hAnsi="Times New Roman" w:hint="eastAsia"/>
          </w:rPr>
          <w:t>取得了全面胜利。</w:t>
        </w:r>
      </w:ins>
      <w:r w:rsidRPr="00D74CC0">
        <w:rPr>
          <w:rFonts w:ascii="Times New Roman" w:eastAsia="宋体" w:hAnsi="Times New Roman"/>
        </w:rPr>
        <w:t>作者曲波以其卓越的艺术才华和非凡的想象力，成功地塑造了一个又一个栩栩如生、有血有肉的英雄形象。作品中，</w:t>
      </w:r>
      <w:r w:rsidRPr="00D74CC0">
        <w:rPr>
          <w:rFonts w:ascii="Times New Roman" w:eastAsia="宋体" w:hAnsi="Times New Roman"/>
        </w:rPr>
        <w:t>“</w:t>
      </w:r>
      <w:r w:rsidRPr="00D74CC0">
        <w:rPr>
          <w:rFonts w:ascii="Times New Roman" w:eastAsia="宋体" w:hAnsi="Times New Roman"/>
        </w:rPr>
        <w:t>我</w:t>
      </w:r>
      <w:r w:rsidRPr="00D74CC0">
        <w:rPr>
          <w:rFonts w:ascii="Times New Roman" w:eastAsia="宋体" w:hAnsi="Times New Roman"/>
        </w:rPr>
        <w:t>”——</w:t>
      </w:r>
      <w:r w:rsidRPr="00D74CC0">
        <w:rPr>
          <w:rFonts w:ascii="Times New Roman" w:eastAsia="宋体" w:hAnsi="Times New Roman"/>
        </w:rPr>
        <w:t>曲波本人就是一个</w:t>
      </w:r>
      <w:r w:rsidRPr="00D74CC0">
        <w:rPr>
          <w:rFonts w:ascii="Times New Roman" w:eastAsia="宋体" w:hAnsi="Times New Roman"/>
        </w:rPr>
        <w:t>“</w:t>
      </w:r>
      <w:r w:rsidRPr="00D74CC0">
        <w:rPr>
          <w:rFonts w:ascii="Times New Roman" w:eastAsia="宋体" w:hAnsi="Times New Roman"/>
        </w:rPr>
        <w:t>智勇双全</w:t>
      </w:r>
      <w:r w:rsidRPr="00D74CC0">
        <w:rPr>
          <w:rFonts w:ascii="Times New Roman" w:eastAsia="宋体" w:hAnsi="Times New Roman"/>
        </w:rPr>
        <w:t>”</w:t>
      </w:r>
      <w:r w:rsidRPr="00D74CC0">
        <w:rPr>
          <w:rFonts w:ascii="Times New Roman" w:eastAsia="宋体" w:hAnsi="Times New Roman"/>
        </w:rPr>
        <w:t>的革命英雄形象，他曾在战斗中身先士卒，勇擒匪首；在和平建设时期，他又积极投身于社会主义经济建设之中，并利用自己丰富的军事经验和机智勇敢的斗争精神，带领部队大破敌人的</w:t>
      </w:r>
      <w:r w:rsidRPr="00D74CC0">
        <w:rPr>
          <w:rFonts w:ascii="Times New Roman" w:eastAsia="宋体" w:hAnsi="Times New Roman"/>
        </w:rPr>
        <w:t>“</w:t>
      </w:r>
      <w:r w:rsidRPr="00D74CC0">
        <w:rPr>
          <w:rFonts w:ascii="Times New Roman" w:eastAsia="宋体" w:hAnsi="Times New Roman"/>
        </w:rPr>
        <w:t>五大</w:t>
      </w:r>
      <w:r w:rsidRPr="00D74CC0">
        <w:rPr>
          <w:rFonts w:ascii="Times New Roman" w:eastAsia="宋体" w:hAnsi="Times New Roman"/>
        </w:rPr>
        <w:t>”</w:t>
      </w:r>
      <w:r w:rsidRPr="00D74CC0">
        <w:rPr>
          <w:rFonts w:ascii="Times New Roman" w:eastAsia="宋体" w:hAnsi="Times New Roman"/>
        </w:rPr>
        <w:t>军和土匪，建立了不朽功绩。小说塑造了曲波这一形象，反映出中国共产党领导的人民军队在艰苦卓绝的革命战争中不断发展壮大的历程。</w:t>
      </w:r>
      <w:del w:id="47" w:author="晓男 魏" w:date="2024-06-19T17:54:00Z" w16du:dateUtc="2024-06-19T09:54:00Z">
        <w:r w:rsidRPr="00F23508" w:rsidDel="00C03A82">
          <w:rPr>
            <w:rFonts w:ascii="Times New Roman" w:eastAsia="宋体" w:hAnsi="Times New Roman"/>
          </w:rPr>
          <w:delText>这部小说是中国现代文学史上一部重要的军事小说，被誉为</w:delText>
        </w:r>
        <w:r w:rsidRPr="00F23508" w:rsidDel="00C03A82">
          <w:rPr>
            <w:rFonts w:ascii="Times New Roman" w:eastAsia="宋体" w:hAnsi="Times New Roman"/>
          </w:rPr>
          <w:delText>“</w:delText>
        </w:r>
        <w:r w:rsidRPr="00F23508" w:rsidDel="00C03A82">
          <w:rPr>
            <w:rFonts w:ascii="Times New Roman" w:eastAsia="宋体" w:hAnsi="Times New Roman"/>
          </w:rPr>
          <w:delText>红色经典</w:delText>
        </w:r>
        <w:r w:rsidRPr="00F23508" w:rsidDel="00C03A82">
          <w:rPr>
            <w:rFonts w:ascii="Times New Roman" w:eastAsia="宋体" w:hAnsi="Times New Roman"/>
          </w:rPr>
          <w:delText>”</w:delText>
        </w:r>
      </w:del>
      <w:del w:id="48" w:author="晓男 魏" w:date="2024-06-19T17:34:00Z" w16du:dateUtc="2024-06-19T09:34:00Z">
        <w:r w:rsidDel="0020087A">
          <w:rPr>
            <w:rStyle w:val="a5"/>
            <w:rFonts w:ascii="Times New Roman" w:eastAsia="宋体" w:hAnsi="Times New Roman"/>
          </w:rPr>
          <w:footnoteReference w:id="3"/>
        </w:r>
      </w:del>
      <w:del w:id="51" w:author="晓男 魏" w:date="2024-06-19T17:54:00Z" w16du:dateUtc="2024-06-19T09:54:00Z">
        <w:r w:rsidRPr="00F23508" w:rsidDel="00C03A82">
          <w:rPr>
            <w:rFonts w:ascii="Times New Roman" w:eastAsia="宋体" w:hAnsi="Times New Roman"/>
          </w:rPr>
          <w:delText>。</w:delText>
        </w:r>
      </w:del>
      <w:del w:id="52" w:author="晓男 魏" w:date="2024-06-17T11:08:00Z" w16du:dateUtc="2024-06-17T03:08:00Z">
        <w:r w:rsidRPr="00F23508" w:rsidDel="00D346B6">
          <w:rPr>
            <w:rFonts w:ascii="Times New Roman" w:eastAsia="宋体" w:hAnsi="Times New Roman"/>
          </w:rPr>
          <w:delText>毛泽东、朱德等老一辈无产阶级革命家也曾将其视为中国革命斗争历史的教科书。</w:delText>
        </w:r>
      </w:del>
    </w:p>
    <w:p w14:paraId="77DB2527" w14:textId="569CE1C2" w:rsidR="00A1314D" w:rsidRPr="0070566F" w:rsidRDefault="00A1314D" w:rsidP="0070566F">
      <w:pPr>
        <w:pStyle w:val="ad"/>
        <w:numPr>
          <w:ilvl w:val="0"/>
          <w:numId w:val="5"/>
        </w:numPr>
        <w:spacing w:line="360" w:lineRule="auto"/>
        <w:ind w:firstLineChars="0"/>
        <w:rPr>
          <w:rFonts w:ascii="Times New Roman" w:eastAsia="宋体" w:hAnsi="Times New Roman"/>
        </w:rPr>
      </w:pPr>
      <w:r w:rsidRPr="0070566F">
        <w:rPr>
          <w:rFonts w:ascii="Times New Roman" w:eastAsia="宋体" w:hAnsi="Times New Roman" w:hint="eastAsia"/>
        </w:rPr>
        <w:t>小说《青春之歌》</w:t>
      </w:r>
    </w:p>
    <w:p w14:paraId="2D2D2FBF" w14:textId="6D1B84E5" w:rsidR="00A1314D" w:rsidRPr="00393DB3" w:rsidRDefault="00A1314D" w:rsidP="00A1314D">
      <w:pPr>
        <w:spacing w:line="360" w:lineRule="auto"/>
        <w:ind w:firstLineChars="200" w:firstLine="420"/>
        <w:rPr>
          <w:rFonts w:ascii="Times New Roman" w:eastAsia="宋体" w:hAnsi="Times New Roman"/>
        </w:rPr>
      </w:pPr>
      <w:r>
        <w:rPr>
          <w:rFonts w:ascii="Times New Roman" w:eastAsia="宋体" w:hAnsi="Times New Roman" w:hint="eastAsia"/>
        </w:rPr>
        <w:t>《</w:t>
      </w:r>
      <w:r w:rsidRPr="00393DB3">
        <w:rPr>
          <w:rFonts w:ascii="Times New Roman" w:eastAsia="宋体" w:hAnsi="Times New Roman"/>
        </w:rPr>
        <w:t>青春之歌》是</w:t>
      </w:r>
      <w:ins w:id="53" w:author="晓男 魏" w:date="2024-06-16T16:19:00Z" w16du:dateUtc="2024-06-16T08:19:00Z">
        <w:r w:rsidR="001E69C5">
          <w:rPr>
            <w:rFonts w:ascii="Times New Roman" w:eastAsia="宋体" w:hAnsi="Times New Roman" w:hint="eastAsia"/>
          </w:rPr>
          <w:t>当代作家杨沫创作的</w:t>
        </w:r>
      </w:ins>
      <w:r w:rsidRPr="00393DB3">
        <w:rPr>
          <w:rFonts w:ascii="Times New Roman" w:eastAsia="宋体" w:hAnsi="Times New Roman"/>
        </w:rPr>
        <w:t>20</w:t>
      </w:r>
      <w:r w:rsidRPr="00393DB3">
        <w:rPr>
          <w:rFonts w:ascii="Times New Roman" w:eastAsia="宋体" w:hAnsi="Times New Roman"/>
        </w:rPr>
        <w:t>世纪中国文学史上的一部重要</w:t>
      </w:r>
      <w:ins w:id="54" w:author="晓男 魏" w:date="2024-06-20T00:31:00Z" w16du:dateUtc="2024-06-19T16:31:00Z">
        <w:r w:rsidR="00A3208E">
          <w:rPr>
            <w:rFonts w:ascii="Times New Roman" w:eastAsia="宋体" w:hAnsi="Times New Roman" w:hint="eastAsia"/>
          </w:rPr>
          <w:t>的红色经典</w:t>
        </w:r>
      </w:ins>
      <w:ins w:id="55" w:author="晓男 魏" w:date="2024-06-20T00:32:00Z" w16du:dateUtc="2024-06-19T16:32:00Z">
        <w:r w:rsidR="00A3208E">
          <w:rPr>
            <w:rFonts w:ascii="Times New Roman" w:eastAsia="宋体" w:hAnsi="Times New Roman" w:hint="eastAsia"/>
          </w:rPr>
          <w:t>小说</w:t>
        </w:r>
      </w:ins>
      <w:del w:id="56" w:author="晓男 魏" w:date="2024-06-20T00:32:00Z" w16du:dateUtc="2024-06-19T16:32:00Z">
        <w:r w:rsidRPr="00393DB3" w:rsidDel="00A3208E">
          <w:rPr>
            <w:rFonts w:ascii="Times New Roman" w:eastAsia="宋体" w:hAnsi="Times New Roman"/>
          </w:rPr>
          <w:lastRenderedPageBreak/>
          <w:delText>作品</w:delText>
        </w:r>
      </w:del>
      <w:r w:rsidRPr="00393DB3">
        <w:rPr>
          <w:rFonts w:ascii="Times New Roman" w:eastAsia="宋体" w:hAnsi="Times New Roman"/>
        </w:rPr>
        <w:t>，也是我国现代文学史上一部优秀的文学作品。小说以一个出身于地主家庭的少女林道</w:t>
      </w:r>
      <w:proofErr w:type="gramStart"/>
      <w:r w:rsidRPr="00393DB3">
        <w:rPr>
          <w:rFonts w:ascii="Times New Roman" w:eastAsia="宋体" w:hAnsi="Times New Roman"/>
        </w:rPr>
        <w:t>静成长</w:t>
      </w:r>
      <w:proofErr w:type="gramEnd"/>
      <w:r w:rsidRPr="00393DB3">
        <w:rPr>
          <w:rFonts w:ascii="Times New Roman" w:eastAsia="宋体" w:hAnsi="Times New Roman"/>
        </w:rPr>
        <w:t>为共产党员为主线，讲述了她从一个知识女性逐步成长为无产阶级革命战士的过程。小说描绘了</w:t>
      </w:r>
      <w:r w:rsidRPr="00393DB3">
        <w:rPr>
          <w:rFonts w:ascii="Times New Roman" w:eastAsia="宋体" w:hAnsi="Times New Roman"/>
        </w:rPr>
        <w:t>“</w:t>
      </w:r>
      <w:r w:rsidRPr="00393DB3">
        <w:rPr>
          <w:rFonts w:ascii="Times New Roman" w:eastAsia="宋体" w:hAnsi="Times New Roman"/>
        </w:rPr>
        <w:t>五四</w:t>
      </w:r>
      <w:r w:rsidRPr="00393DB3">
        <w:rPr>
          <w:rFonts w:ascii="Times New Roman" w:eastAsia="宋体" w:hAnsi="Times New Roman"/>
        </w:rPr>
        <w:t>”</w:t>
      </w:r>
      <w:r w:rsidRPr="00393DB3">
        <w:rPr>
          <w:rFonts w:ascii="Times New Roman" w:eastAsia="宋体" w:hAnsi="Times New Roman"/>
        </w:rPr>
        <w:t>运动以来中国知识分子在</w:t>
      </w:r>
      <w:del w:id="57" w:author="晓男 魏" w:date="2024-06-20T00:32:00Z" w16du:dateUtc="2024-06-19T16:32:00Z">
        <w:r w:rsidRPr="00393DB3" w:rsidDel="00A3208E">
          <w:rPr>
            <w:rFonts w:ascii="Times New Roman" w:eastAsia="宋体" w:hAnsi="Times New Roman"/>
          </w:rPr>
          <w:delText>旧民主主义革命和</w:delText>
        </w:r>
      </w:del>
      <w:r w:rsidRPr="00393DB3">
        <w:rPr>
          <w:rFonts w:ascii="Times New Roman" w:eastAsia="宋体" w:hAnsi="Times New Roman"/>
        </w:rPr>
        <w:t>新</w:t>
      </w:r>
      <w:ins w:id="58" w:author="晓男 魏" w:date="2024-06-20T00:32:00Z" w16du:dateUtc="2024-06-19T16:32:00Z">
        <w:r w:rsidR="00A3208E">
          <w:rPr>
            <w:rFonts w:ascii="Times New Roman" w:eastAsia="宋体" w:hAnsi="Times New Roman" w:hint="eastAsia"/>
          </w:rPr>
          <w:t>旧</w:t>
        </w:r>
      </w:ins>
      <w:r w:rsidRPr="00393DB3">
        <w:rPr>
          <w:rFonts w:ascii="Times New Roman" w:eastAsia="宋体" w:hAnsi="Times New Roman"/>
        </w:rPr>
        <w:t>民主主义革命中所走过的</w:t>
      </w:r>
      <w:ins w:id="59" w:author="晓男 魏" w:date="2024-06-20T00:32:00Z" w16du:dateUtc="2024-06-19T16:32:00Z">
        <w:r w:rsidR="00A3208E">
          <w:rPr>
            <w:rFonts w:ascii="Times New Roman" w:eastAsia="宋体" w:hAnsi="Times New Roman" w:hint="eastAsia"/>
          </w:rPr>
          <w:t>艰难</w:t>
        </w:r>
      </w:ins>
      <w:r w:rsidRPr="00393DB3">
        <w:rPr>
          <w:rFonts w:ascii="Times New Roman" w:eastAsia="宋体" w:hAnsi="Times New Roman"/>
        </w:rPr>
        <w:t>历程，展现了一代知识分子在旧中国大动荡时代所经历的生活道路和心灵历程。这部小说描写了</w:t>
      </w:r>
      <w:r w:rsidRPr="00393DB3">
        <w:rPr>
          <w:rFonts w:ascii="Times New Roman" w:eastAsia="宋体" w:hAnsi="Times New Roman"/>
        </w:rPr>
        <w:t>“</w:t>
      </w:r>
      <w:r w:rsidRPr="00393DB3">
        <w:rPr>
          <w:rFonts w:ascii="Times New Roman" w:eastAsia="宋体" w:hAnsi="Times New Roman"/>
        </w:rPr>
        <w:t>九一八</w:t>
      </w:r>
      <w:r w:rsidRPr="00393DB3">
        <w:rPr>
          <w:rFonts w:ascii="Times New Roman" w:eastAsia="宋体" w:hAnsi="Times New Roman"/>
        </w:rPr>
        <w:t>”</w:t>
      </w:r>
      <w:r w:rsidRPr="00393DB3">
        <w:rPr>
          <w:rFonts w:ascii="Times New Roman" w:eastAsia="宋体" w:hAnsi="Times New Roman"/>
        </w:rPr>
        <w:t>事变后，北京一些有知识有理想的青年学生在革命潮流的推动下，投身到民族解放和解放斗争中去的历史故事。小说描写了林道静、卢嘉川、余永泽</w:t>
      </w:r>
      <w:ins w:id="60" w:author="晓男 魏" w:date="2024-06-16T16:22:00Z" w16du:dateUtc="2024-06-16T08:22:00Z">
        <w:r w:rsidR="001E69C5">
          <w:rPr>
            <w:rFonts w:ascii="Times New Roman" w:eastAsia="宋体" w:hAnsi="Times New Roman" w:hint="eastAsia"/>
          </w:rPr>
          <w:t>、江华</w:t>
        </w:r>
      </w:ins>
      <w:r w:rsidRPr="00393DB3">
        <w:rPr>
          <w:rFonts w:ascii="Times New Roman" w:eastAsia="宋体" w:hAnsi="Times New Roman"/>
        </w:rPr>
        <w:t>等一批青年学生在</w:t>
      </w:r>
      <w:r w:rsidRPr="00393DB3">
        <w:rPr>
          <w:rFonts w:ascii="Times New Roman" w:eastAsia="宋体" w:hAnsi="Times New Roman"/>
        </w:rPr>
        <w:t>“</w:t>
      </w:r>
      <w:r w:rsidRPr="00393DB3">
        <w:rPr>
          <w:rFonts w:ascii="Times New Roman" w:eastAsia="宋体" w:hAnsi="Times New Roman"/>
        </w:rPr>
        <w:t>五四</w:t>
      </w:r>
      <w:r w:rsidRPr="00393DB3">
        <w:rPr>
          <w:rFonts w:ascii="Times New Roman" w:eastAsia="宋体" w:hAnsi="Times New Roman"/>
        </w:rPr>
        <w:t>”</w:t>
      </w:r>
      <w:r w:rsidRPr="00393DB3">
        <w:rPr>
          <w:rFonts w:ascii="Times New Roman" w:eastAsia="宋体" w:hAnsi="Times New Roman"/>
        </w:rPr>
        <w:t>运动后成长为无产阶级</w:t>
      </w:r>
      <w:ins w:id="61" w:author="晓男 魏" w:date="2024-06-19T17:49:00Z" w16du:dateUtc="2024-06-19T09:49:00Z">
        <w:r w:rsidR="00F91531">
          <w:rPr>
            <w:rFonts w:ascii="Times New Roman" w:eastAsia="宋体" w:hAnsi="Times New Roman" w:hint="eastAsia"/>
          </w:rPr>
          <w:t>的</w:t>
        </w:r>
      </w:ins>
      <w:r w:rsidRPr="00393DB3">
        <w:rPr>
          <w:rFonts w:ascii="Times New Roman" w:eastAsia="宋体" w:hAnsi="Times New Roman"/>
        </w:rPr>
        <w:t>革命战士</w:t>
      </w:r>
      <w:del w:id="62" w:author="晓男 魏" w:date="2024-06-19T17:49:00Z" w16du:dateUtc="2024-06-19T09:49:00Z">
        <w:r w:rsidRPr="00393DB3" w:rsidDel="00F91531">
          <w:rPr>
            <w:rFonts w:ascii="Times New Roman" w:eastAsia="宋体" w:hAnsi="Times New Roman"/>
          </w:rPr>
          <w:delText>的过程</w:delText>
        </w:r>
      </w:del>
      <w:r w:rsidRPr="00393DB3">
        <w:rPr>
          <w:rFonts w:ascii="Times New Roman" w:eastAsia="宋体" w:hAnsi="Times New Roman"/>
        </w:rPr>
        <w:t>。</w:t>
      </w:r>
      <w:del w:id="63" w:author="晓男 魏" w:date="2024-06-19T17:46:00Z" w16du:dateUtc="2024-06-19T09:46:00Z">
        <w:r w:rsidRPr="00393DB3" w:rsidDel="00F91531">
          <w:rPr>
            <w:rFonts w:ascii="Times New Roman" w:eastAsia="宋体" w:hAnsi="Times New Roman"/>
          </w:rPr>
          <w:delText>小说还</w:delText>
        </w:r>
      </w:del>
      <w:r w:rsidRPr="00393DB3">
        <w:rPr>
          <w:rFonts w:ascii="Times New Roman" w:eastAsia="宋体" w:hAnsi="Times New Roman"/>
        </w:rPr>
        <w:t>通过</w:t>
      </w:r>
      <w:ins w:id="64" w:author="晓男 魏" w:date="2024-06-19T17:46:00Z" w16du:dateUtc="2024-06-19T09:46:00Z">
        <w:r w:rsidR="00F91531">
          <w:rPr>
            <w:rFonts w:ascii="Times New Roman" w:eastAsia="宋体" w:hAnsi="Times New Roman" w:hint="eastAsia"/>
          </w:rPr>
          <w:t>他们</w:t>
        </w:r>
      </w:ins>
      <w:del w:id="65" w:author="晓男 魏" w:date="2024-06-19T17:45:00Z" w16du:dateUtc="2024-06-19T09:45:00Z">
        <w:r w:rsidRPr="00393DB3" w:rsidDel="00F91531">
          <w:rPr>
            <w:rFonts w:ascii="Times New Roman" w:eastAsia="宋体" w:hAnsi="Times New Roman"/>
          </w:rPr>
          <w:delText>林道静、卢嘉川等人</w:delText>
        </w:r>
      </w:del>
      <w:r w:rsidRPr="00393DB3">
        <w:rPr>
          <w:rFonts w:ascii="Times New Roman" w:eastAsia="宋体" w:hAnsi="Times New Roman"/>
        </w:rPr>
        <w:t>的成长，表现了无产阶级革命青年知识分子成长</w:t>
      </w:r>
      <w:del w:id="66" w:author="晓男 魏" w:date="2024-06-19T17:46:00Z" w16du:dateUtc="2024-06-19T09:46:00Z">
        <w:r w:rsidRPr="00393DB3" w:rsidDel="00F91531">
          <w:rPr>
            <w:rFonts w:ascii="Times New Roman" w:eastAsia="宋体" w:hAnsi="Times New Roman"/>
          </w:rPr>
          <w:delText>为无产阶级革命家</w:delText>
        </w:r>
      </w:del>
      <w:r w:rsidRPr="00393DB3">
        <w:rPr>
          <w:rFonts w:ascii="Times New Roman" w:eastAsia="宋体" w:hAnsi="Times New Roman"/>
        </w:rPr>
        <w:t>的曲折过程。</w:t>
      </w:r>
    </w:p>
    <w:p w14:paraId="398D7F7D" w14:textId="5DD8988F" w:rsidR="00A1314D" w:rsidRPr="0070566F" w:rsidRDefault="00A1314D" w:rsidP="0070566F">
      <w:pPr>
        <w:pStyle w:val="ad"/>
        <w:numPr>
          <w:ilvl w:val="0"/>
          <w:numId w:val="5"/>
        </w:numPr>
        <w:spacing w:line="360" w:lineRule="auto"/>
        <w:ind w:firstLineChars="0"/>
        <w:rPr>
          <w:rFonts w:ascii="Times New Roman" w:eastAsia="宋体" w:hAnsi="Times New Roman"/>
        </w:rPr>
      </w:pPr>
      <w:r w:rsidRPr="0070566F">
        <w:rPr>
          <w:rFonts w:ascii="Times New Roman" w:eastAsia="宋体" w:hAnsi="Times New Roman" w:hint="eastAsia"/>
        </w:rPr>
        <w:t>小说《创业史》</w:t>
      </w:r>
    </w:p>
    <w:p w14:paraId="0460B4BB" w14:textId="320A4F8D" w:rsidR="00A1314D" w:rsidRPr="00393DB3" w:rsidRDefault="00A1314D" w:rsidP="00A1314D">
      <w:pPr>
        <w:spacing w:line="360" w:lineRule="auto"/>
        <w:ind w:firstLineChars="200" w:firstLine="420"/>
        <w:rPr>
          <w:rFonts w:ascii="Times New Roman" w:eastAsia="宋体" w:hAnsi="Times New Roman"/>
        </w:rPr>
      </w:pPr>
      <w:r w:rsidRPr="00393DB3">
        <w:rPr>
          <w:rFonts w:ascii="Times New Roman" w:eastAsia="宋体" w:hAnsi="Times New Roman"/>
        </w:rPr>
        <w:t>《创业史》是当代作家</w:t>
      </w:r>
      <w:r w:rsidR="001F654D">
        <w:rPr>
          <w:rFonts w:ascii="Times New Roman" w:eastAsia="宋体" w:hAnsi="Times New Roman" w:hint="eastAsia"/>
        </w:rPr>
        <w:t>柳青</w:t>
      </w:r>
      <w:r w:rsidRPr="00393DB3">
        <w:rPr>
          <w:rFonts w:ascii="Times New Roman" w:eastAsia="宋体" w:hAnsi="Times New Roman"/>
        </w:rPr>
        <w:t>于</w:t>
      </w:r>
      <w:r w:rsidRPr="00393DB3">
        <w:rPr>
          <w:rFonts w:ascii="Times New Roman" w:eastAsia="宋体" w:hAnsi="Times New Roman"/>
        </w:rPr>
        <w:t>1952</w:t>
      </w:r>
      <w:r w:rsidRPr="00393DB3">
        <w:rPr>
          <w:rFonts w:ascii="Times New Roman" w:eastAsia="宋体" w:hAnsi="Times New Roman"/>
        </w:rPr>
        <w:t>年创作的长篇小说，也是其</w:t>
      </w:r>
      <w:r w:rsidRPr="00393DB3">
        <w:rPr>
          <w:rFonts w:ascii="Times New Roman" w:eastAsia="宋体" w:hAnsi="Times New Roman"/>
        </w:rPr>
        <w:t>“</w:t>
      </w:r>
      <w:r w:rsidRPr="00393DB3">
        <w:rPr>
          <w:rFonts w:ascii="Times New Roman" w:eastAsia="宋体" w:hAnsi="Times New Roman"/>
        </w:rPr>
        <w:t>红色三部曲</w:t>
      </w:r>
      <w:r w:rsidRPr="00393DB3">
        <w:rPr>
          <w:rFonts w:ascii="Times New Roman" w:eastAsia="宋体" w:hAnsi="Times New Roman"/>
        </w:rPr>
        <w:t>”</w:t>
      </w:r>
      <w:r w:rsidRPr="00393DB3">
        <w:rPr>
          <w:rFonts w:ascii="Times New Roman" w:eastAsia="宋体" w:hAnsi="Times New Roman"/>
        </w:rPr>
        <w:t>中的第一部</w:t>
      </w:r>
      <w:r w:rsidR="001F654D">
        <w:rPr>
          <w:rFonts w:ascii="Times New Roman" w:eastAsia="宋体" w:hAnsi="Times New Roman" w:hint="eastAsia"/>
        </w:rPr>
        <w:t>，影响了中国文坛和一大批作家</w:t>
      </w:r>
      <w:r w:rsidRPr="00393DB3">
        <w:rPr>
          <w:rFonts w:ascii="Times New Roman" w:eastAsia="宋体" w:hAnsi="Times New Roman"/>
        </w:rPr>
        <w:t>。作品</w:t>
      </w:r>
      <w:r w:rsidR="001F654D">
        <w:rPr>
          <w:rFonts w:ascii="Times New Roman" w:eastAsia="宋体" w:hAnsi="Times New Roman" w:hint="eastAsia"/>
        </w:rPr>
        <w:t>以宏大的笔触描绘</w:t>
      </w:r>
      <w:r w:rsidRPr="00393DB3">
        <w:rPr>
          <w:rFonts w:ascii="Times New Roman" w:eastAsia="宋体" w:hAnsi="Times New Roman"/>
        </w:rPr>
        <w:t>了</w:t>
      </w:r>
      <w:r w:rsidRPr="00393DB3">
        <w:rPr>
          <w:rFonts w:ascii="Times New Roman" w:eastAsia="宋体" w:hAnsi="Times New Roman"/>
        </w:rPr>
        <w:t>20</w:t>
      </w:r>
      <w:r w:rsidRPr="00393DB3">
        <w:rPr>
          <w:rFonts w:ascii="Times New Roman" w:eastAsia="宋体" w:hAnsi="Times New Roman"/>
        </w:rPr>
        <w:t>世纪</w:t>
      </w:r>
      <w:r w:rsidRPr="00393DB3">
        <w:rPr>
          <w:rFonts w:ascii="Times New Roman" w:eastAsia="宋体" w:hAnsi="Times New Roman"/>
        </w:rPr>
        <w:t>50</w:t>
      </w:r>
      <w:r w:rsidRPr="00393DB3">
        <w:rPr>
          <w:rFonts w:ascii="Times New Roman" w:eastAsia="宋体" w:hAnsi="Times New Roman"/>
        </w:rPr>
        <w:t>年代初</w:t>
      </w:r>
      <w:r w:rsidR="001F654D">
        <w:rPr>
          <w:rFonts w:ascii="Times New Roman" w:eastAsia="宋体" w:hAnsi="Times New Roman" w:hint="eastAsia"/>
        </w:rPr>
        <w:t>下堡村</w:t>
      </w:r>
      <w:proofErr w:type="gramStart"/>
      <w:r w:rsidR="001F654D">
        <w:rPr>
          <w:rFonts w:ascii="Times New Roman" w:eastAsia="宋体" w:hAnsi="Times New Roman" w:hint="eastAsia"/>
        </w:rPr>
        <w:t>蛤蟆滩在梁</w:t>
      </w:r>
      <w:proofErr w:type="gramEnd"/>
      <w:r w:rsidR="001F654D">
        <w:rPr>
          <w:rFonts w:ascii="Times New Roman" w:eastAsia="宋体" w:hAnsi="Times New Roman" w:hint="eastAsia"/>
        </w:rPr>
        <w:t>生宝的带领下成立互助组开拓新生活，进行</w:t>
      </w:r>
      <w:r w:rsidRPr="00393DB3">
        <w:rPr>
          <w:rFonts w:ascii="Times New Roman" w:eastAsia="宋体" w:hAnsi="Times New Roman"/>
        </w:rPr>
        <w:t>社会主义改造的</w:t>
      </w:r>
      <w:r w:rsidR="000961DC">
        <w:rPr>
          <w:rFonts w:ascii="Times New Roman" w:eastAsia="宋体" w:hAnsi="Times New Roman" w:hint="eastAsia"/>
        </w:rPr>
        <w:t>故事</w:t>
      </w:r>
      <w:r w:rsidRPr="00393DB3">
        <w:rPr>
          <w:rFonts w:ascii="Times New Roman" w:eastAsia="宋体" w:hAnsi="Times New Roman"/>
        </w:rPr>
        <w:t>，</w:t>
      </w:r>
      <w:r w:rsidR="000961DC">
        <w:rPr>
          <w:rFonts w:ascii="Times New Roman" w:eastAsia="宋体" w:hAnsi="Times New Roman" w:hint="eastAsia"/>
        </w:rPr>
        <w:t>表现了中国农业社会主义改造进程中</w:t>
      </w:r>
      <w:ins w:id="67" w:author="晓男 魏" w:date="2024-06-20T00:34:00Z" w16du:dateUtc="2024-06-19T16:34:00Z">
        <w:r w:rsidR="00A3208E">
          <w:rPr>
            <w:rFonts w:ascii="Times New Roman" w:eastAsia="宋体" w:hAnsi="Times New Roman" w:hint="eastAsia"/>
          </w:rPr>
          <w:t>不朽</w:t>
        </w:r>
      </w:ins>
      <w:r w:rsidR="000961DC">
        <w:rPr>
          <w:rFonts w:ascii="Times New Roman" w:eastAsia="宋体" w:hAnsi="Times New Roman" w:hint="eastAsia"/>
        </w:rPr>
        <w:t>的历史风貌和农民思想情感的</w:t>
      </w:r>
      <w:ins w:id="68" w:author="晓男 魏" w:date="2024-06-20T00:34:00Z" w16du:dateUtc="2024-06-19T16:34:00Z">
        <w:r w:rsidR="00A3208E">
          <w:rPr>
            <w:rFonts w:ascii="Times New Roman" w:eastAsia="宋体" w:hAnsi="Times New Roman" w:hint="eastAsia"/>
          </w:rPr>
          <w:t>巨大</w:t>
        </w:r>
      </w:ins>
      <w:r w:rsidR="000961DC">
        <w:rPr>
          <w:rFonts w:ascii="Times New Roman" w:eastAsia="宋体" w:hAnsi="Times New Roman" w:hint="eastAsia"/>
        </w:rPr>
        <w:t>转变，</w:t>
      </w:r>
      <w:r w:rsidRPr="00393DB3">
        <w:rPr>
          <w:rFonts w:ascii="Times New Roman" w:eastAsia="宋体" w:hAnsi="Times New Roman"/>
        </w:rPr>
        <w:t>塑造了一</w:t>
      </w:r>
      <w:r w:rsidR="000961DC">
        <w:rPr>
          <w:rFonts w:ascii="Times New Roman" w:eastAsia="宋体" w:hAnsi="Times New Roman" w:hint="eastAsia"/>
        </w:rPr>
        <w:t>大</w:t>
      </w:r>
      <w:r w:rsidRPr="00393DB3">
        <w:rPr>
          <w:rFonts w:ascii="Times New Roman" w:eastAsia="宋体" w:hAnsi="Times New Roman"/>
        </w:rPr>
        <w:t>批典型人物。</w:t>
      </w:r>
      <w:r>
        <w:rPr>
          <w:rFonts w:ascii="Times New Roman" w:eastAsia="宋体" w:hAnsi="Times New Roman" w:hint="eastAsia"/>
        </w:rPr>
        <w:t>小说</w:t>
      </w:r>
      <w:r w:rsidRPr="00393DB3">
        <w:rPr>
          <w:rFonts w:ascii="Times New Roman" w:eastAsia="宋体" w:hAnsi="Times New Roman"/>
        </w:rPr>
        <w:t>真实地描绘了中国共产党领导的新时期农村社会主义改造的历史过程，热情地歌颂了新中国成立后，广大农民在党的领导下，依靠自己的双手，改造旧世界、创造新生活的巨大革命热情和英雄气概。小说通过对梁生宝、郭世富、郭振山、王怀忠等农民人物形象的塑造，展现了中国农村社会主义改造的壮丽画卷，歌颂了在党的领导下农民翻身解放</w:t>
      </w:r>
      <w:ins w:id="69" w:author="晓男 魏" w:date="2024-06-20T00:34:00Z" w16du:dateUtc="2024-06-19T16:34:00Z">
        <w:r w:rsidR="00A3208E">
          <w:rPr>
            <w:rFonts w:ascii="Times New Roman" w:eastAsia="宋体" w:hAnsi="Times New Roman" w:hint="eastAsia"/>
          </w:rPr>
          <w:t>并在</w:t>
        </w:r>
      </w:ins>
      <w:del w:id="70" w:author="晓男 魏" w:date="2024-06-20T00:34:00Z" w16du:dateUtc="2024-06-19T16:34:00Z">
        <w:r w:rsidRPr="00393DB3" w:rsidDel="00A3208E">
          <w:rPr>
            <w:rFonts w:ascii="Times New Roman" w:eastAsia="宋体" w:hAnsi="Times New Roman"/>
          </w:rPr>
          <w:delText>和</w:delText>
        </w:r>
      </w:del>
      <w:r w:rsidRPr="00393DB3">
        <w:rPr>
          <w:rFonts w:ascii="Times New Roman" w:eastAsia="宋体" w:hAnsi="Times New Roman"/>
        </w:rPr>
        <w:t>社会主义建设事业中所取得</w:t>
      </w:r>
      <w:ins w:id="71" w:author="晓男 魏" w:date="2024-06-20T00:35:00Z" w16du:dateUtc="2024-06-19T16:35:00Z">
        <w:r w:rsidR="00A3208E">
          <w:rPr>
            <w:rFonts w:ascii="Times New Roman" w:eastAsia="宋体" w:hAnsi="Times New Roman" w:hint="eastAsia"/>
          </w:rPr>
          <w:t>了</w:t>
        </w:r>
      </w:ins>
      <w:del w:id="72" w:author="晓男 魏" w:date="2024-06-20T00:35:00Z" w16du:dateUtc="2024-06-19T16:35:00Z">
        <w:r w:rsidRPr="00393DB3" w:rsidDel="00A3208E">
          <w:rPr>
            <w:rFonts w:ascii="Times New Roman" w:eastAsia="宋体" w:hAnsi="Times New Roman"/>
          </w:rPr>
          <w:delText>的</w:delText>
        </w:r>
      </w:del>
      <w:r w:rsidRPr="00393DB3">
        <w:rPr>
          <w:rFonts w:ascii="Times New Roman" w:eastAsia="宋体" w:hAnsi="Times New Roman"/>
        </w:rPr>
        <w:t>伟大成就。</w:t>
      </w:r>
      <w:r w:rsidR="000961DC">
        <w:rPr>
          <w:rFonts w:ascii="Times New Roman" w:eastAsia="宋体" w:hAnsi="Times New Roman" w:hint="eastAsia"/>
        </w:rPr>
        <w:t>因此，小说被赞誉为“经典性的史实之作”</w:t>
      </w:r>
      <w:del w:id="73" w:author="晓男 魏" w:date="2024-06-19T17:33:00Z" w16du:dateUtc="2024-06-19T09:33:00Z">
        <w:r w:rsidR="000961DC" w:rsidDel="00966607">
          <w:rPr>
            <w:rFonts w:ascii="Times New Roman" w:eastAsia="宋体" w:hAnsi="Times New Roman" w:hint="eastAsia"/>
          </w:rPr>
          <w:delText>入选“新中国</w:delText>
        </w:r>
        <w:r w:rsidR="000961DC" w:rsidDel="00966607">
          <w:rPr>
            <w:rFonts w:ascii="Times New Roman" w:eastAsia="宋体" w:hAnsi="Times New Roman" w:hint="eastAsia"/>
          </w:rPr>
          <w:delText>70</w:delText>
        </w:r>
        <w:r w:rsidR="000961DC" w:rsidDel="00966607">
          <w:rPr>
            <w:rFonts w:ascii="Times New Roman" w:eastAsia="宋体" w:hAnsi="Times New Roman" w:hint="eastAsia"/>
          </w:rPr>
          <w:delText>年</w:delText>
        </w:r>
        <w:r w:rsidR="000961DC" w:rsidDel="00966607">
          <w:rPr>
            <w:rFonts w:ascii="Times New Roman" w:eastAsia="宋体" w:hAnsi="Times New Roman" w:hint="eastAsia"/>
          </w:rPr>
          <w:delText>70</w:delText>
        </w:r>
        <w:r w:rsidR="000961DC" w:rsidDel="00966607">
          <w:rPr>
            <w:rFonts w:ascii="Times New Roman" w:eastAsia="宋体" w:hAnsi="Times New Roman" w:hint="eastAsia"/>
          </w:rPr>
          <w:delText>部长篇小说典藏”</w:delText>
        </w:r>
      </w:del>
      <w:r w:rsidR="000961DC">
        <w:rPr>
          <w:rFonts w:ascii="Times New Roman" w:eastAsia="宋体" w:hAnsi="Times New Roman" w:hint="eastAsia"/>
        </w:rPr>
        <w:t>。</w:t>
      </w:r>
    </w:p>
    <w:p w14:paraId="0D022701" w14:textId="2BC7CD9B" w:rsidR="00A1314D" w:rsidRPr="0070566F" w:rsidRDefault="00A1314D" w:rsidP="0070566F">
      <w:pPr>
        <w:pStyle w:val="ad"/>
        <w:numPr>
          <w:ilvl w:val="0"/>
          <w:numId w:val="5"/>
        </w:numPr>
        <w:spacing w:line="360" w:lineRule="auto"/>
        <w:ind w:firstLineChars="0"/>
        <w:rPr>
          <w:rFonts w:ascii="Times New Roman" w:eastAsia="宋体" w:hAnsi="Times New Roman"/>
        </w:rPr>
      </w:pPr>
      <w:r w:rsidRPr="0070566F">
        <w:rPr>
          <w:rFonts w:ascii="Times New Roman" w:eastAsia="宋体" w:hAnsi="Times New Roman" w:hint="eastAsia"/>
        </w:rPr>
        <w:t>小说《保卫延安》</w:t>
      </w:r>
    </w:p>
    <w:p w14:paraId="269F0644" w14:textId="463F0BD1" w:rsidR="00A1314D" w:rsidRDefault="00A1314D" w:rsidP="00A1314D">
      <w:pPr>
        <w:spacing w:line="360" w:lineRule="auto"/>
        <w:ind w:firstLineChars="200" w:firstLine="420"/>
        <w:rPr>
          <w:rFonts w:ascii="Times New Roman" w:eastAsia="宋体" w:hAnsi="Times New Roman"/>
        </w:rPr>
      </w:pPr>
      <w:r w:rsidRPr="00393DB3">
        <w:rPr>
          <w:rFonts w:ascii="Times New Roman" w:eastAsia="宋体" w:hAnsi="Times New Roman"/>
        </w:rPr>
        <w:t>1947</w:t>
      </w:r>
      <w:r w:rsidRPr="00393DB3">
        <w:rPr>
          <w:rFonts w:ascii="Times New Roman" w:eastAsia="宋体" w:hAnsi="Times New Roman"/>
        </w:rPr>
        <w:t>年</w:t>
      </w:r>
      <w:del w:id="74" w:author="晓男 魏" w:date="2024-06-16T16:54:00Z" w16du:dateUtc="2024-06-16T08:54:00Z">
        <w:r w:rsidRPr="00393DB3" w:rsidDel="00FE3524">
          <w:rPr>
            <w:rFonts w:ascii="Times New Roman" w:eastAsia="宋体" w:hAnsi="Times New Roman"/>
          </w:rPr>
          <w:delText>6</w:delText>
        </w:r>
        <w:r w:rsidRPr="00393DB3" w:rsidDel="00FE3524">
          <w:rPr>
            <w:rFonts w:ascii="Times New Roman" w:eastAsia="宋体" w:hAnsi="Times New Roman"/>
          </w:rPr>
          <w:delText>月</w:delText>
        </w:r>
      </w:del>
      <w:r w:rsidRPr="00393DB3">
        <w:rPr>
          <w:rFonts w:ascii="Times New Roman" w:eastAsia="宋体" w:hAnsi="Times New Roman"/>
        </w:rPr>
        <w:t>，国民党军</w:t>
      </w:r>
      <w:ins w:id="75" w:author="晓男 魏" w:date="2024-06-19T17:42:00Z" w16du:dateUtc="2024-06-19T09:42:00Z">
        <w:r w:rsidR="00F46366">
          <w:rPr>
            <w:rFonts w:ascii="Times New Roman" w:eastAsia="宋体" w:hAnsi="Times New Roman" w:hint="eastAsia"/>
          </w:rPr>
          <w:t>开始</w:t>
        </w:r>
      </w:ins>
      <w:r w:rsidRPr="00393DB3">
        <w:rPr>
          <w:rFonts w:ascii="Times New Roman" w:eastAsia="宋体" w:hAnsi="Times New Roman"/>
        </w:rPr>
        <w:t>重点进攻延安</w:t>
      </w:r>
      <w:ins w:id="76" w:author="晓男 魏" w:date="2024-06-19T17:42:00Z" w16du:dateUtc="2024-06-19T09:42:00Z">
        <w:r w:rsidR="00F46366">
          <w:rPr>
            <w:rFonts w:ascii="Times New Roman" w:eastAsia="宋体" w:hAnsi="Times New Roman" w:hint="eastAsia"/>
          </w:rPr>
          <w:t>地区</w:t>
        </w:r>
      </w:ins>
      <w:r w:rsidRPr="00393DB3">
        <w:rPr>
          <w:rFonts w:ascii="Times New Roman" w:eastAsia="宋体" w:hAnsi="Times New Roman"/>
        </w:rPr>
        <w:t>。彭德怀指挥西北野战军，在洛川、宜川、甘泉等地进行了一系列战役，消灭了敌人大量有生力量。《保卫延安》就是在这样的背景下创作的。作者</w:t>
      </w:r>
      <w:ins w:id="77" w:author="晓男 魏" w:date="2024-06-16T16:55:00Z" w16du:dateUtc="2024-06-16T08:55:00Z">
        <w:r w:rsidR="00FE3524">
          <w:rPr>
            <w:rFonts w:ascii="Times New Roman" w:eastAsia="宋体" w:hAnsi="Times New Roman" w:hint="eastAsia"/>
          </w:rPr>
          <w:t>杜鹏程</w:t>
        </w:r>
      </w:ins>
      <w:del w:id="78" w:author="晓男 魏" w:date="2024-06-16T16:55:00Z" w16du:dateUtc="2024-06-16T08:55:00Z">
        <w:r w:rsidRPr="00393DB3" w:rsidDel="00FE3524">
          <w:rPr>
            <w:rFonts w:ascii="Times New Roman" w:eastAsia="宋体" w:hAnsi="Times New Roman"/>
          </w:rPr>
          <w:delText>孙正德</w:delText>
        </w:r>
      </w:del>
      <w:r w:rsidRPr="00393DB3">
        <w:rPr>
          <w:rFonts w:ascii="Times New Roman" w:eastAsia="宋体" w:hAnsi="Times New Roman"/>
        </w:rPr>
        <w:t>，</w:t>
      </w:r>
      <w:r w:rsidR="0070566F">
        <w:rPr>
          <w:rFonts w:ascii="Times New Roman" w:eastAsia="宋体" w:hAnsi="Times New Roman" w:hint="eastAsia"/>
        </w:rPr>
        <w:t>是</w:t>
      </w:r>
      <w:r w:rsidRPr="00393DB3">
        <w:rPr>
          <w:rFonts w:ascii="Times New Roman" w:eastAsia="宋体" w:hAnsi="Times New Roman"/>
        </w:rPr>
        <w:t>著名</w:t>
      </w:r>
      <w:ins w:id="79" w:author="晓男 魏" w:date="2024-06-16T16:56:00Z" w16du:dateUtc="2024-06-16T08:56:00Z">
        <w:r w:rsidR="00FE3524">
          <w:rPr>
            <w:rFonts w:ascii="Times New Roman" w:eastAsia="宋体" w:hAnsi="Times New Roman" w:hint="eastAsia"/>
          </w:rPr>
          <w:t>现代</w:t>
        </w:r>
      </w:ins>
      <w:r w:rsidRPr="00393DB3">
        <w:rPr>
          <w:rFonts w:ascii="Times New Roman" w:eastAsia="宋体" w:hAnsi="Times New Roman"/>
        </w:rPr>
        <w:t>作家、军事评论家。他的</w:t>
      </w:r>
      <w:ins w:id="80" w:author="晓男 魏" w:date="2024-06-16T16:56:00Z" w16du:dateUtc="2024-06-16T08:56:00Z">
        <w:r w:rsidR="00FE3524">
          <w:rPr>
            <w:rFonts w:ascii="Times New Roman" w:eastAsia="宋体" w:hAnsi="Times New Roman" w:hint="eastAsia"/>
          </w:rPr>
          <w:t>著名</w:t>
        </w:r>
      </w:ins>
      <w:r w:rsidRPr="00393DB3">
        <w:rPr>
          <w:rFonts w:ascii="Times New Roman" w:eastAsia="宋体" w:hAnsi="Times New Roman"/>
        </w:rPr>
        <w:t>长篇小说《保卫延安》，以中国人民解放军第一野战军司令员彭德怀为主要人物，以解放战争时期西北战场上的重大战役为主要描写对象，</w:t>
      </w:r>
      <w:ins w:id="81" w:author="晓男 魏" w:date="2024-06-16T17:11:00Z" w16du:dateUtc="2024-06-16T09:11:00Z">
        <w:r w:rsidR="00747A5F">
          <w:rPr>
            <w:rFonts w:ascii="Times New Roman" w:eastAsia="宋体" w:hAnsi="Times New Roman" w:hint="eastAsia"/>
          </w:rPr>
          <w:t>以中国人民解放军一个连队参加</w:t>
        </w:r>
      </w:ins>
      <w:ins w:id="82" w:author="晓男 魏" w:date="2024-06-16T17:12:00Z" w16du:dateUtc="2024-06-16T09:12:00Z">
        <w:r w:rsidR="00747A5F">
          <w:rPr>
            <w:rFonts w:ascii="Times New Roman" w:eastAsia="宋体" w:hAnsi="Times New Roman" w:hint="eastAsia"/>
          </w:rPr>
          <w:t>青化</w:t>
        </w:r>
        <w:proofErr w:type="gramStart"/>
        <w:r w:rsidR="00747A5F">
          <w:rPr>
            <w:rFonts w:ascii="Times New Roman" w:eastAsia="宋体" w:hAnsi="Times New Roman" w:hint="eastAsia"/>
          </w:rPr>
          <w:t>砭</w:t>
        </w:r>
        <w:proofErr w:type="gramEnd"/>
        <w:r w:rsidR="00747A5F">
          <w:rPr>
            <w:rFonts w:ascii="Times New Roman" w:eastAsia="宋体" w:hAnsi="Times New Roman" w:hint="eastAsia"/>
          </w:rPr>
          <w:t>、蟠龙镇、</w:t>
        </w:r>
      </w:ins>
      <w:ins w:id="83" w:author="晓男 魏" w:date="2024-06-16T17:13:00Z" w16du:dateUtc="2024-06-16T09:13:00Z">
        <w:r w:rsidR="00747A5F">
          <w:rPr>
            <w:rFonts w:ascii="Times New Roman" w:eastAsia="宋体" w:hAnsi="Times New Roman" w:hint="eastAsia"/>
          </w:rPr>
          <w:t>榆林、沙家店等战役为主线，</w:t>
        </w:r>
      </w:ins>
      <w:r w:rsidRPr="00393DB3">
        <w:rPr>
          <w:rFonts w:ascii="Times New Roman" w:eastAsia="宋体" w:hAnsi="Times New Roman"/>
        </w:rPr>
        <w:t>从战争进程的角度，艺术地再现了解放战争中人民解放军在中国共产党领导下，经过浴血奋战</w:t>
      </w:r>
      <w:del w:id="84" w:author="晓男 魏" w:date="2024-06-20T00:37:00Z" w16du:dateUtc="2024-06-19T16:37:00Z">
        <w:r w:rsidRPr="00393DB3" w:rsidDel="00A3208E">
          <w:rPr>
            <w:rFonts w:ascii="Times New Roman" w:eastAsia="宋体" w:hAnsi="Times New Roman"/>
          </w:rPr>
          <w:delText>夺</w:delText>
        </w:r>
      </w:del>
      <w:r w:rsidRPr="00393DB3">
        <w:rPr>
          <w:rFonts w:ascii="Times New Roman" w:eastAsia="宋体" w:hAnsi="Times New Roman"/>
        </w:rPr>
        <w:t>取</w:t>
      </w:r>
      <w:ins w:id="85" w:author="晓男 魏" w:date="2024-06-20T00:37:00Z" w16du:dateUtc="2024-06-19T16:37:00Z">
        <w:r w:rsidR="00A3208E">
          <w:rPr>
            <w:rFonts w:ascii="Times New Roman" w:eastAsia="宋体" w:hAnsi="Times New Roman" w:hint="eastAsia"/>
          </w:rPr>
          <w:t>得</w:t>
        </w:r>
      </w:ins>
      <w:r w:rsidRPr="00393DB3">
        <w:rPr>
          <w:rFonts w:ascii="Times New Roman" w:eastAsia="宋体" w:hAnsi="Times New Roman"/>
        </w:rPr>
        <w:t>最后胜利的</w:t>
      </w:r>
      <w:ins w:id="86" w:author="晓男 魏" w:date="2024-06-20T00:36:00Z" w16du:dateUtc="2024-06-19T16:36:00Z">
        <w:r w:rsidR="00A3208E">
          <w:rPr>
            <w:rFonts w:ascii="Times New Roman" w:eastAsia="宋体" w:hAnsi="Times New Roman" w:hint="eastAsia"/>
          </w:rPr>
          <w:t>辉煌</w:t>
        </w:r>
      </w:ins>
      <w:del w:id="87" w:author="晓男 魏" w:date="2024-06-20T00:36:00Z" w16du:dateUtc="2024-06-19T16:36:00Z">
        <w:r w:rsidRPr="00393DB3" w:rsidDel="00A3208E">
          <w:rPr>
            <w:rFonts w:ascii="Times New Roman" w:eastAsia="宋体" w:hAnsi="Times New Roman"/>
          </w:rPr>
          <w:delText>光辉</w:delText>
        </w:r>
      </w:del>
      <w:r w:rsidRPr="00393DB3">
        <w:rPr>
          <w:rFonts w:ascii="Times New Roman" w:eastAsia="宋体" w:hAnsi="Times New Roman"/>
        </w:rPr>
        <w:t>历史。它是</w:t>
      </w:r>
      <w:r w:rsidR="000961DC">
        <w:rPr>
          <w:rFonts w:ascii="Times New Roman" w:eastAsia="宋体" w:hAnsi="Times New Roman" w:hint="eastAsia"/>
        </w:rPr>
        <w:t>当代文学史上第一部大规模正面描写解放战争的优秀长篇小说，描绘出一幅真实壮丽的人民斗争的历史画卷，刻画了一批丰满</w:t>
      </w:r>
      <w:r w:rsidR="000940D6">
        <w:rPr>
          <w:rFonts w:ascii="Times New Roman" w:eastAsia="宋体" w:hAnsi="Times New Roman" w:hint="eastAsia"/>
        </w:rPr>
        <w:t>而生动的人物形象，</w:t>
      </w:r>
      <w:ins w:id="88" w:author="晓男 魏" w:date="2024-06-16T16:58:00Z" w16du:dateUtc="2024-06-16T08:58:00Z">
        <w:r w:rsidR="00FE3524">
          <w:rPr>
            <w:rFonts w:ascii="Times New Roman" w:eastAsia="宋体" w:hAnsi="Times New Roman" w:hint="eastAsia"/>
          </w:rPr>
          <w:t>揭示了革命英雄主义精神是战争胜利的内在力量。</w:t>
        </w:r>
      </w:ins>
      <w:r w:rsidR="000940D6">
        <w:rPr>
          <w:rFonts w:ascii="Times New Roman" w:eastAsia="宋体" w:hAnsi="Times New Roman" w:hint="eastAsia"/>
        </w:rPr>
        <w:t>作品始终洋溢着</w:t>
      </w:r>
      <w:r w:rsidR="000940D6">
        <w:rPr>
          <w:rFonts w:ascii="Times New Roman" w:eastAsia="宋体" w:hAnsi="Times New Roman" w:hint="eastAsia"/>
        </w:rPr>
        <w:lastRenderedPageBreak/>
        <w:t>炙热的战斗激情，使人感受到人民战争具有无坚不摧、无往不胜的巨大威力</w:t>
      </w:r>
      <w:r w:rsidR="00140BC1">
        <w:rPr>
          <w:rStyle w:val="a5"/>
          <w:rFonts w:ascii="Times New Roman" w:eastAsia="宋体" w:hAnsi="Times New Roman"/>
        </w:rPr>
        <w:footnoteReference w:id="4"/>
      </w:r>
      <w:r w:rsidR="000940D6">
        <w:rPr>
          <w:rFonts w:ascii="Times New Roman" w:eastAsia="宋体" w:hAnsi="Times New Roman" w:hint="eastAsia"/>
        </w:rPr>
        <w:t>，因此</w:t>
      </w:r>
      <w:r w:rsidRPr="00393DB3">
        <w:rPr>
          <w:rFonts w:ascii="Times New Roman" w:eastAsia="宋体" w:hAnsi="Times New Roman"/>
        </w:rPr>
        <w:t>被誉为</w:t>
      </w:r>
      <w:r w:rsidRPr="00393DB3">
        <w:rPr>
          <w:rFonts w:ascii="Times New Roman" w:eastAsia="宋体" w:hAnsi="Times New Roman"/>
        </w:rPr>
        <w:t>“</w:t>
      </w:r>
      <w:r w:rsidRPr="00393DB3">
        <w:rPr>
          <w:rFonts w:ascii="Times New Roman" w:eastAsia="宋体" w:hAnsi="Times New Roman"/>
        </w:rPr>
        <w:t>中国当代战争史诗巨著</w:t>
      </w:r>
      <w:r w:rsidRPr="00393DB3">
        <w:rPr>
          <w:rFonts w:ascii="Times New Roman" w:eastAsia="宋体" w:hAnsi="Times New Roman"/>
        </w:rPr>
        <w:t>”</w:t>
      </w:r>
      <w:r>
        <w:rPr>
          <w:rStyle w:val="a5"/>
          <w:rFonts w:ascii="Times New Roman" w:eastAsia="宋体" w:hAnsi="Times New Roman"/>
        </w:rPr>
        <w:footnoteReference w:id="5"/>
      </w:r>
      <w:r w:rsidRPr="00393DB3">
        <w:rPr>
          <w:rFonts w:ascii="Times New Roman" w:eastAsia="宋体" w:hAnsi="Times New Roman"/>
        </w:rPr>
        <w:t>。这部小说对于了解我军历史和解放军战术原则都有重要参考价值</w:t>
      </w:r>
      <w:r>
        <w:rPr>
          <w:rFonts w:ascii="Times New Roman" w:eastAsia="宋体" w:hAnsi="Times New Roman" w:hint="eastAsia"/>
        </w:rPr>
        <w:t>。</w:t>
      </w:r>
    </w:p>
    <w:p w14:paraId="1EB0A397" w14:textId="7F4EA808" w:rsidR="0070566F" w:rsidRDefault="0070566F" w:rsidP="0070566F">
      <w:pPr>
        <w:pStyle w:val="ad"/>
        <w:numPr>
          <w:ilvl w:val="0"/>
          <w:numId w:val="5"/>
        </w:numPr>
        <w:spacing w:line="360" w:lineRule="auto"/>
        <w:ind w:firstLineChars="0"/>
        <w:rPr>
          <w:rFonts w:ascii="Times New Roman" w:eastAsia="宋体" w:hAnsi="Times New Roman"/>
        </w:rPr>
      </w:pPr>
      <w:r>
        <w:rPr>
          <w:rFonts w:ascii="Times New Roman" w:eastAsia="宋体" w:hAnsi="Times New Roman" w:hint="eastAsia"/>
        </w:rPr>
        <w:t>小说《红岩》</w:t>
      </w:r>
    </w:p>
    <w:p w14:paraId="6A99F473" w14:textId="65FE8EF9" w:rsidR="00AF5743" w:rsidRDefault="00AF5743" w:rsidP="00BE2422">
      <w:pPr>
        <w:spacing w:line="360" w:lineRule="auto"/>
        <w:ind w:firstLine="420"/>
        <w:rPr>
          <w:rFonts w:ascii="Times New Roman" w:eastAsia="宋体" w:hAnsi="Times New Roman"/>
        </w:rPr>
      </w:pPr>
      <w:r>
        <w:rPr>
          <w:rFonts w:ascii="Times New Roman" w:eastAsia="宋体" w:hAnsi="Times New Roman" w:hint="eastAsia"/>
        </w:rPr>
        <w:t>《红岩》</w:t>
      </w:r>
      <w:ins w:id="89" w:author="晓男 魏" w:date="2024-06-16T17:14:00Z" w16du:dateUtc="2024-06-16T09:14:00Z">
        <w:r w:rsidR="00747A5F">
          <w:rPr>
            <w:rFonts w:ascii="Times New Roman" w:eastAsia="宋体" w:hAnsi="Times New Roman" w:hint="eastAsia"/>
          </w:rPr>
          <w:t>是</w:t>
        </w:r>
      </w:ins>
      <w:r>
        <w:rPr>
          <w:rFonts w:ascii="Times New Roman" w:eastAsia="宋体" w:hAnsi="Times New Roman" w:hint="eastAsia"/>
        </w:rPr>
        <w:t>现代作家罗广斌、杨益言创作的一部描写人民解放军进军大西南的形势下，重庆的国民党当局疯狂镇压</w:t>
      </w:r>
      <w:ins w:id="90" w:author="晓男 魏" w:date="2024-06-20T00:38:00Z" w16du:dateUtc="2024-06-19T16:38:00Z">
        <w:r w:rsidR="00B1675C">
          <w:rPr>
            <w:rFonts w:ascii="Times New Roman" w:eastAsia="宋体" w:hAnsi="Times New Roman" w:hint="eastAsia"/>
          </w:rPr>
          <w:t>并在狱中疯狂折磨</w:t>
        </w:r>
      </w:ins>
      <w:r>
        <w:rPr>
          <w:rFonts w:ascii="Times New Roman" w:eastAsia="宋体" w:hAnsi="Times New Roman" w:hint="eastAsia"/>
        </w:rPr>
        <w:t>共产党领导下的地下革命</w:t>
      </w:r>
      <w:ins w:id="91" w:author="晓男 魏" w:date="2024-06-20T00:38:00Z" w16du:dateUtc="2024-06-19T16:38:00Z">
        <w:r w:rsidR="00B1675C">
          <w:rPr>
            <w:rFonts w:ascii="Times New Roman" w:eastAsia="宋体" w:hAnsi="Times New Roman" w:hint="eastAsia"/>
          </w:rPr>
          <w:t>党员</w:t>
        </w:r>
      </w:ins>
      <w:del w:id="92" w:author="晓男 魏" w:date="2024-06-20T00:38:00Z" w16du:dateUtc="2024-06-19T16:38:00Z">
        <w:r w:rsidDel="00B1675C">
          <w:rPr>
            <w:rFonts w:ascii="Times New Roman" w:eastAsia="宋体" w:hAnsi="Times New Roman" w:hint="eastAsia"/>
          </w:rPr>
          <w:delText>斗争</w:delText>
        </w:r>
      </w:del>
      <w:r>
        <w:rPr>
          <w:rFonts w:ascii="Times New Roman" w:eastAsia="宋体" w:hAnsi="Times New Roman" w:hint="eastAsia"/>
        </w:rPr>
        <w:t>的小说。小说塑造了许多英勇无畏的英雄人物形象，其中着重表现了江姐、许云峰、齐晓轩等共产党人在狱中所进行的英勇斗争，虽然最后他们惨遭屠杀，</w:t>
      </w:r>
      <w:r w:rsidR="00BE2422">
        <w:rPr>
          <w:rFonts w:ascii="Times New Roman" w:eastAsia="宋体" w:hAnsi="Times New Roman" w:hint="eastAsia"/>
        </w:rPr>
        <w:t>但他们面对敌人的严酷折磨和威胁，始终坚守着党的秘密和信念，充分展现了共产党人视死如归的大无畏英雄气概，成为了</w:t>
      </w:r>
      <w:ins w:id="93" w:author="晓男 魏" w:date="2024-06-20T00:39:00Z" w16du:dateUtc="2024-06-19T16:39:00Z">
        <w:r w:rsidR="00B1675C">
          <w:rPr>
            <w:rFonts w:ascii="Times New Roman" w:eastAsia="宋体" w:hAnsi="Times New Roman" w:hint="eastAsia"/>
          </w:rPr>
          <w:t>每一个</w:t>
        </w:r>
      </w:ins>
      <w:r w:rsidR="00BE2422">
        <w:rPr>
          <w:rFonts w:ascii="Times New Roman" w:eastAsia="宋体" w:hAnsi="Times New Roman" w:hint="eastAsia"/>
        </w:rPr>
        <w:t>革命者的典范。</w:t>
      </w:r>
      <w:ins w:id="94" w:author="晓男 魏" w:date="2024-06-16T17:14:00Z" w16du:dateUtc="2024-06-16T09:14:00Z">
        <w:r w:rsidR="00BF2594">
          <w:rPr>
            <w:rFonts w:ascii="Times New Roman" w:eastAsia="宋体" w:hAnsi="Times New Roman" w:hint="eastAsia"/>
          </w:rPr>
          <w:t>《</w:t>
        </w:r>
      </w:ins>
      <w:ins w:id="95" w:author="晓男 魏" w:date="2024-06-16T17:15:00Z" w16du:dateUtc="2024-06-16T09:15:00Z">
        <w:r w:rsidR="00BF2594">
          <w:rPr>
            <w:rFonts w:ascii="Times New Roman" w:eastAsia="宋体" w:hAnsi="Times New Roman" w:hint="eastAsia"/>
          </w:rPr>
          <w:t>红岩</w:t>
        </w:r>
      </w:ins>
      <w:ins w:id="96" w:author="晓男 魏" w:date="2024-06-16T17:14:00Z" w16du:dateUtc="2024-06-16T09:14:00Z">
        <w:r w:rsidR="00BF2594">
          <w:rPr>
            <w:rFonts w:ascii="Times New Roman" w:eastAsia="宋体" w:hAnsi="Times New Roman" w:hint="eastAsia"/>
          </w:rPr>
          <w:t>》</w:t>
        </w:r>
      </w:ins>
      <w:ins w:id="97" w:author="晓男 魏" w:date="2024-06-16T17:15:00Z" w16du:dateUtc="2024-06-16T09:15:00Z">
        <w:r w:rsidR="00BF2594">
          <w:rPr>
            <w:rFonts w:ascii="Times New Roman" w:eastAsia="宋体" w:hAnsi="Times New Roman" w:hint="eastAsia"/>
          </w:rPr>
          <w:t>结构错综复杂又富于变化，善于刻画人物心理活动和烘托气氛，语言朴实，笔调</w:t>
        </w:r>
      </w:ins>
      <w:ins w:id="98" w:author="晓男 魏" w:date="2024-06-16T17:16:00Z" w16du:dateUtc="2024-06-16T09:16:00Z">
        <w:r w:rsidR="00BF2594">
          <w:rPr>
            <w:rFonts w:ascii="Times New Roman" w:eastAsia="宋体" w:hAnsi="Times New Roman" w:hint="eastAsia"/>
          </w:rPr>
          <w:t>悲壮</w:t>
        </w:r>
      </w:ins>
      <w:ins w:id="99" w:author="晓男 魏" w:date="2024-06-16T17:18:00Z" w16du:dateUtc="2024-06-16T09:18:00Z">
        <w:r w:rsidR="00BF2594">
          <w:rPr>
            <w:rFonts w:ascii="Times New Roman" w:eastAsia="宋体" w:hAnsi="Times New Roman" w:hint="eastAsia"/>
          </w:rPr>
          <w:t>。</w:t>
        </w:r>
      </w:ins>
      <w:del w:id="100" w:author="晓男 魏" w:date="2024-06-19T17:36:00Z" w16du:dateUtc="2024-06-19T09:36:00Z">
        <w:r w:rsidR="00BE2422" w:rsidRPr="00BE2422" w:rsidDel="0020087A">
          <w:rPr>
            <w:rFonts w:ascii="Times New Roman" w:eastAsia="宋体" w:hAnsi="Times New Roman"/>
          </w:rPr>
          <w:delText>通过重温和解析</w:delText>
        </w:r>
      </w:del>
      <w:del w:id="101" w:author="晓男 魏" w:date="2024-06-19T17:35:00Z" w16du:dateUtc="2024-06-19T09:35:00Z">
        <w:r w:rsidR="00BE2422" w:rsidRPr="00BE2422" w:rsidDel="0020087A">
          <w:rPr>
            <w:rFonts w:ascii="Times New Roman" w:eastAsia="宋体" w:hAnsi="Times New Roman"/>
          </w:rPr>
          <w:delText>，我们更加深刻地理解了中国共产党的伟大历程和革命精神</w:delText>
        </w:r>
        <w:r w:rsidR="00BE2422" w:rsidDel="0020087A">
          <w:rPr>
            <w:rFonts w:ascii="Times New Roman" w:eastAsia="宋体" w:hAnsi="Times New Roman" w:hint="eastAsia"/>
          </w:rPr>
          <w:delText>，</w:delText>
        </w:r>
        <w:r w:rsidR="00BE2422" w:rsidRPr="00BE2422" w:rsidDel="0020087A">
          <w:rPr>
            <w:rFonts w:ascii="Times New Roman" w:eastAsia="宋体" w:hAnsi="Times New Roman"/>
          </w:rPr>
          <w:delText>它不仅具有深刻的历史意义，而且在文学上也有很高的价值</w:delText>
        </w:r>
        <w:r w:rsidR="0028316C" w:rsidDel="0020087A">
          <w:rPr>
            <w:rFonts w:ascii="Times New Roman" w:eastAsia="宋体" w:hAnsi="Times New Roman" w:hint="eastAsia"/>
          </w:rPr>
          <w:delText>，</w:delText>
        </w:r>
      </w:del>
      <w:ins w:id="102" w:author="晓男 魏" w:date="2024-06-19T17:36:00Z" w16du:dateUtc="2024-06-19T09:36:00Z">
        <w:r w:rsidR="0020087A">
          <w:rPr>
            <w:rFonts w:ascii="Times New Roman" w:eastAsia="宋体" w:hAnsi="Times New Roman" w:hint="eastAsia"/>
          </w:rPr>
          <w:t>而且它</w:t>
        </w:r>
      </w:ins>
      <w:r w:rsidR="0028316C">
        <w:rPr>
          <w:rFonts w:ascii="Times New Roman" w:eastAsia="宋体" w:hAnsi="Times New Roman" w:hint="eastAsia"/>
        </w:rPr>
        <w:t>穿越了时空的阻隔，以其不朽的艺术魅力直抵当下</w:t>
      </w:r>
      <w:r w:rsidR="00BE2422" w:rsidRPr="00BE2422">
        <w:rPr>
          <w:rFonts w:ascii="Times New Roman" w:eastAsia="宋体" w:hAnsi="Times New Roman"/>
        </w:rPr>
        <w:t>。通过阅读《红岩》，我们可以更好地领悟到革命斗争的艰难和复杂性，</w:t>
      </w:r>
      <w:r w:rsidR="0028316C">
        <w:rPr>
          <w:rFonts w:ascii="Times New Roman" w:eastAsia="宋体" w:hAnsi="Times New Roman" w:hint="eastAsia"/>
        </w:rPr>
        <w:t>信仰与忠诚的独到思想和激励力量</w:t>
      </w:r>
      <w:del w:id="103" w:author="晓男 魏" w:date="2024-06-17T11:07:00Z" w16du:dateUtc="2024-06-17T03:07:00Z">
        <w:r w:rsidR="0028316C" w:rsidDel="009B5F5E">
          <w:rPr>
            <w:rFonts w:ascii="Times New Roman" w:eastAsia="宋体" w:hAnsi="Times New Roman" w:hint="eastAsia"/>
          </w:rPr>
          <w:delText>，</w:delText>
        </w:r>
        <w:r w:rsidR="00BE2422" w:rsidRPr="00BE2422" w:rsidDel="009B5F5E">
          <w:rPr>
            <w:rFonts w:ascii="Times New Roman" w:eastAsia="宋体" w:hAnsi="Times New Roman"/>
          </w:rPr>
          <w:delText>更加珍惜今天的幸福生活，同时也激发了我们对实现中华民族伟大复兴的信心和决心</w:delText>
        </w:r>
      </w:del>
      <w:r w:rsidR="00BE2422" w:rsidRPr="00BE2422">
        <w:rPr>
          <w:rFonts w:ascii="Times New Roman" w:eastAsia="宋体" w:hAnsi="Times New Roman"/>
        </w:rPr>
        <w:t>。</w:t>
      </w:r>
    </w:p>
    <w:p w14:paraId="2AAB44BB" w14:textId="06B662E8" w:rsidR="000940D6" w:rsidRDefault="00BE2422" w:rsidP="000940D6">
      <w:pPr>
        <w:pStyle w:val="ad"/>
        <w:numPr>
          <w:ilvl w:val="0"/>
          <w:numId w:val="5"/>
        </w:numPr>
        <w:spacing w:line="360" w:lineRule="auto"/>
        <w:ind w:firstLineChars="0"/>
        <w:rPr>
          <w:rFonts w:ascii="Times New Roman" w:eastAsia="宋体" w:hAnsi="Times New Roman"/>
        </w:rPr>
      </w:pPr>
      <w:r>
        <w:rPr>
          <w:rFonts w:ascii="Times New Roman" w:eastAsia="宋体" w:hAnsi="Times New Roman" w:hint="eastAsia"/>
        </w:rPr>
        <w:t>小说《</w:t>
      </w:r>
      <w:r w:rsidR="000940D6">
        <w:rPr>
          <w:rFonts w:ascii="Times New Roman" w:eastAsia="宋体" w:hAnsi="Times New Roman" w:hint="eastAsia"/>
        </w:rPr>
        <w:t>红旗谱</w:t>
      </w:r>
      <w:r>
        <w:rPr>
          <w:rFonts w:ascii="Times New Roman" w:eastAsia="宋体" w:hAnsi="Times New Roman" w:hint="eastAsia"/>
        </w:rPr>
        <w:t>》</w:t>
      </w:r>
    </w:p>
    <w:p w14:paraId="106E335A" w14:textId="2274DDA0" w:rsidR="000940D6" w:rsidRDefault="000940D6" w:rsidP="0028316C">
      <w:pPr>
        <w:spacing w:line="360" w:lineRule="auto"/>
        <w:ind w:firstLine="420"/>
        <w:rPr>
          <w:rFonts w:ascii="Times New Roman" w:eastAsia="宋体" w:hAnsi="Times New Roman"/>
        </w:rPr>
      </w:pPr>
      <w:r w:rsidRPr="000940D6">
        <w:rPr>
          <w:rFonts w:ascii="Times New Roman" w:eastAsia="宋体" w:hAnsi="Times New Roman"/>
        </w:rPr>
        <w:t>《红旗谱》是作家梁斌</w:t>
      </w:r>
      <w:ins w:id="104" w:author="晓男 魏" w:date="2024-06-16T17:20:00Z" w16du:dateUtc="2024-06-16T09:20:00Z">
        <w:r w:rsidR="00BF2594">
          <w:rPr>
            <w:rFonts w:ascii="Times New Roman" w:eastAsia="宋体" w:hAnsi="Times New Roman" w:hint="eastAsia"/>
          </w:rPr>
          <w:t>在</w:t>
        </w:r>
      </w:ins>
      <w:r w:rsidRPr="000940D6">
        <w:rPr>
          <w:rFonts w:ascii="Times New Roman" w:eastAsia="宋体" w:hAnsi="Times New Roman"/>
        </w:rPr>
        <w:t>20</w:t>
      </w:r>
      <w:r w:rsidRPr="000940D6">
        <w:rPr>
          <w:rFonts w:ascii="Times New Roman" w:eastAsia="宋体" w:hAnsi="Times New Roman"/>
        </w:rPr>
        <w:t>世纪</w:t>
      </w:r>
      <w:r w:rsidRPr="000940D6">
        <w:rPr>
          <w:rFonts w:ascii="Times New Roman" w:eastAsia="宋体" w:hAnsi="Times New Roman"/>
        </w:rPr>
        <w:t>50</w:t>
      </w:r>
      <w:r w:rsidRPr="000940D6">
        <w:rPr>
          <w:rFonts w:ascii="Times New Roman" w:eastAsia="宋体" w:hAnsi="Times New Roman"/>
        </w:rPr>
        <w:t>年代创作完成的一部长篇小说，讲述了冀中地区朱、严两家三代同地主阶级的斗争故事，涉及</w:t>
      </w:r>
      <w:r w:rsidRPr="000940D6">
        <w:rPr>
          <w:rFonts w:ascii="Times New Roman" w:eastAsia="宋体" w:hAnsi="Times New Roman"/>
        </w:rPr>
        <w:t>20</w:t>
      </w:r>
      <w:r w:rsidRPr="000940D6">
        <w:rPr>
          <w:rFonts w:ascii="Times New Roman" w:eastAsia="宋体" w:hAnsi="Times New Roman"/>
        </w:rPr>
        <w:t>世纪二三十年代中国共产党领导农民斗争和学生运动的诸多史实。小说中，作者梁斌成功塑造了朱老忠、严志和、江涛、运涛、春兰等一批栩栩如生的从农村出身的革命英雄形象。</w:t>
      </w:r>
      <w:r>
        <w:rPr>
          <w:rFonts w:ascii="Times New Roman" w:eastAsia="宋体" w:hAnsi="Times New Roman" w:hint="eastAsia"/>
        </w:rPr>
        <w:t>其中，</w:t>
      </w:r>
      <w:proofErr w:type="gramStart"/>
      <w:r>
        <w:rPr>
          <w:rFonts w:ascii="Times New Roman" w:eastAsia="宋体" w:hAnsi="Times New Roman" w:hint="eastAsia"/>
        </w:rPr>
        <w:t>朱老忠</w:t>
      </w:r>
      <w:r w:rsidR="00D57853">
        <w:rPr>
          <w:rFonts w:ascii="Times New Roman" w:eastAsia="宋体" w:hAnsi="Times New Roman" w:hint="eastAsia"/>
        </w:rPr>
        <w:t>是</w:t>
      </w:r>
      <w:proofErr w:type="gramEnd"/>
      <w:r w:rsidR="00D57853">
        <w:rPr>
          <w:rFonts w:ascii="Times New Roman" w:eastAsia="宋体" w:hAnsi="Times New Roman" w:hint="eastAsia"/>
        </w:rPr>
        <w:t>最具特点的一个，他是中共党员，担任地下党县委书记，具有坚定的革命信念，积极参加党领导下的革命斗争，自觉地把个人的复仇计划与整个被剥削阶级的反抗结合在一起，从传统的草莽</w:t>
      </w:r>
      <w:proofErr w:type="gramStart"/>
      <w:r w:rsidR="00D57853">
        <w:rPr>
          <w:rFonts w:ascii="Times New Roman" w:eastAsia="宋体" w:hAnsi="Times New Roman" w:hint="eastAsia"/>
        </w:rPr>
        <w:t>式英雄</w:t>
      </w:r>
      <w:proofErr w:type="gramEnd"/>
      <w:r w:rsidR="00D57853">
        <w:rPr>
          <w:rFonts w:ascii="Times New Roman" w:eastAsia="宋体" w:hAnsi="Times New Roman" w:hint="eastAsia"/>
        </w:rPr>
        <w:t>成长为优秀的无产阶级战士。</w:t>
      </w:r>
      <w:r w:rsidR="00D57853" w:rsidRPr="00D57853">
        <w:rPr>
          <w:rFonts w:ascii="Times New Roman" w:eastAsia="宋体" w:hAnsi="Times New Roman"/>
        </w:rPr>
        <w:t>1957</w:t>
      </w:r>
      <w:r w:rsidR="00D57853" w:rsidRPr="00D57853">
        <w:rPr>
          <w:rFonts w:ascii="Times New Roman" w:eastAsia="宋体" w:hAnsi="Times New Roman"/>
        </w:rPr>
        <w:t>年</w:t>
      </w:r>
      <w:r w:rsidR="00D57853" w:rsidRPr="00D57853">
        <w:rPr>
          <w:rFonts w:ascii="Times New Roman" w:eastAsia="宋体" w:hAnsi="Times New Roman"/>
        </w:rPr>
        <w:t>12</w:t>
      </w:r>
      <w:r w:rsidR="00D57853" w:rsidRPr="00D57853">
        <w:rPr>
          <w:rFonts w:ascii="Times New Roman" w:eastAsia="宋体" w:hAnsi="Times New Roman"/>
        </w:rPr>
        <w:t>月，《红旗谱》正式出版。因其描绘了壮阔的农民革命历史画卷，塑造了前所未有的现代中国农民的典型形象，体现了民族风格和中国气派，出版后好评如潮。茅盾称其为</w:t>
      </w:r>
      <w:r w:rsidR="00D57853" w:rsidRPr="00D57853">
        <w:rPr>
          <w:rFonts w:ascii="Times New Roman" w:eastAsia="宋体" w:hAnsi="Times New Roman"/>
        </w:rPr>
        <w:t>“</w:t>
      </w:r>
      <w:r w:rsidR="00D57853" w:rsidRPr="00D57853">
        <w:rPr>
          <w:rFonts w:ascii="Times New Roman" w:eastAsia="宋体" w:hAnsi="Times New Roman"/>
        </w:rPr>
        <w:t>中国当代文学史上里程碑式的作品</w:t>
      </w:r>
      <w:r w:rsidR="00D57853" w:rsidRPr="00D57853">
        <w:rPr>
          <w:rFonts w:ascii="Times New Roman" w:eastAsia="宋体" w:hAnsi="Times New Roman"/>
        </w:rPr>
        <w:t>”</w:t>
      </w:r>
      <w:r w:rsidR="00D57853" w:rsidRPr="00D57853">
        <w:rPr>
          <w:rFonts w:ascii="Times New Roman" w:eastAsia="宋体" w:hAnsi="Times New Roman"/>
        </w:rPr>
        <w:t>，郭沫若为该书题词</w:t>
      </w:r>
      <w:r w:rsidR="00D57853" w:rsidRPr="00D57853">
        <w:rPr>
          <w:rFonts w:ascii="Times New Roman" w:eastAsia="宋体" w:hAnsi="Times New Roman"/>
        </w:rPr>
        <w:t>“</w:t>
      </w:r>
      <w:r w:rsidR="00D57853" w:rsidRPr="00D57853">
        <w:rPr>
          <w:rFonts w:ascii="Times New Roman" w:eastAsia="宋体" w:hAnsi="Times New Roman"/>
        </w:rPr>
        <w:t>红旗高举乾坤</w:t>
      </w:r>
      <w:proofErr w:type="gramStart"/>
      <w:r w:rsidR="00D57853" w:rsidRPr="00D57853">
        <w:rPr>
          <w:rFonts w:ascii="Times New Roman" w:eastAsia="宋体" w:hAnsi="Times New Roman"/>
        </w:rPr>
        <w:t>赤</w:t>
      </w:r>
      <w:proofErr w:type="gramEnd"/>
      <w:r w:rsidR="00D57853" w:rsidRPr="00D57853">
        <w:rPr>
          <w:rFonts w:ascii="Times New Roman" w:eastAsia="宋体" w:hAnsi="Times New Roman"/>
        </w:rPr>
        <w:t>，生面别开宇宙新</w:t>
      </w:r>
      <w:r w:rsidR="00D57853" w:rsidRPr="00D57853">
        <w:rPr>
          <w:rFonts w:ascii="Times New Roman" w:eastAsia="宋体" w:hAnsi="Times New Roman"/>
        </w:rPr>
        <w:t>”</w:t>
      </w:r>
      <w:r w:rsidR="00D57853" w:rsidRPr="00D57853">
        <w:rPr>
          <w:rFonts w:ascii="Times New Roman" w:eastAsia="宋体" w:hAnsi="Times New Roman"/>
        </w:rPr>
        <w:t>。</w:t>
      </w:r>
    </w:p>
    <w:p w14:paraId="351A2C0D" w14:textId="7512E559" w:rsidR="0028316C" w:rsidRDefault="0028316C" w:rsidP="0028316C">
      <w:pPr>
        <w:pStyle w:val="ad"/>
        <w:numPr>
          <w:ilvl w:val="0"/>
          <w:numId w:val="5"/>
        </w:numPr>
        <w:spacing w:line="360" w:lineRule="auto"/>
        <w:ind w:firstLineChars="0"/>
        <w:rPr>
          <w:rFonts w:ascii="Times New Roman" w:eastAsia="宋体" w:hAnsi="Times New Roman"/>
        </w:rPr>
      </w:pPr>
      <w:r>
        <w:rPr>
          <w:rFonts w:ascii="Times New Roman" w:eastAsia="宋体" w:hAnsi="Times New Roman" w:hint="eastAsia"/>
        </w:rPr>
        <w:t>小说</w:t>
      </w:r>
      <w:r w:rsidR="00A312EB">
        <w:rPr>
          <w:rFonts w:ascii="Times New Roman" w:eastAsia="宋体" w:hAnsi="Times New Roman" w:hint="eastAsia"/>
        </w:rPr>
        <w:t>《红星照耀中国》</w:t>
      </w:r>
    </w:p>
    <w:p w14:paraId="1363A6DE" w14:textId="4601CD33" w:rsidR="00A312EB" w:rsidRPr="00A312EB" w:rsidRDefault="00A312EB" w:rsidP="00A312EB">
      <w:pPr>
        <w:spacing w:line="360" w:lineRule="auto"/>
        <w:rPr>
          <w:rFonts w:ascii="Times New Roman" w:eastAsia="宋体" w:hAnsi="Times New Roman"/>
        </w:rPr>
      </w:pPr>
      <w:r>
        <w:rPr>
          <w:rFonts w:ascii="Times New Roman" w:eastAsia="宋体" w:hAnsi="Times New Roman" w:hint="eastAsia"/>
        </w:rPr>
        <w:lastRenderedPageBreak/>
        <w:t xml:space="preserve">    </w:t>
      </w:r>
      <w:r w:rsidR="00EF5A7C">
        <w:rPr>
          <w:rFonts w:ascii="Times New Roman" w:eastAsia="宋体" w:hAnsi="Times New Roman" w:hint="eastAsia"/>
        </w:rPr>
        <w:t>1936</w:t>
      </w:r>
      <w:r w:rsidR="00EF5A7C">
        <w:rPr>
          <w:rFonts w:ascii="Times New Roman" w:eastAsia="宋体" w:hAnsi="Times New Roman" w:hint="eastAsia"/>
        </w:rPr>
        <w:t>年</w:t>
      </w:r>
      <w:r w:rsidR="00EF5A7C">
        <w:rPr>
          <w:rFonts w:ascii="Times New Roman" w:eastAsia="宋体" w:hAnsi="Times New Roman" w:hint="eastAsia"/>
        </w:rPr>
        <w:t>7</w:t>
      </w:r>
      <w:r w:rsidR="00EF5A7C">
        <w:rPr>
          <w:rFonts w:ascii="Times New Roman" w:eastAsia="宋体" w:hAnsi="Times New Roman" w:hint="eastAsia"/>
        </w:rPr>
        <w:t>月，埃德加•斯诺穿越重重封锁抵达陕北，对毛泽东等中共领导人进行了深入采访，完成了这部不朽的名著：《红星照耀中国》</w:t>
      </w:r>
      <w:ins w:id="105" w:author="晓男 魏" w:date="2024-06-16T17:48:00Z" w16du:dateUtc="2024-06-16T09:48:00Z">
        <w:r w:rsidR="006660B3">
          <w:rPr>
            <w:rFonts w:ascii="Times New Roman" w:eastAsia="宋体" w:hAnsi="Times New Roman" w:hint="eastAsia"/>
          </w:rPr>
          <w:t>，描绘了中国共产党人</w:t>
        </w:r>
      </w:ins>
      <w:ins w:id="106" w:author="晓男 魏" w:date="2024-06-16T17:49:00Z" w16du:dateUtc="2024-06-16T09:49:00Z">
        <w:r w:rsidR="006660B3">
          <w:rPr>
            <w:rFonts w:ascii="Times New Roman" w:eastAsia="宋体" w:hAnsi="Times New Roman" w:hint="eastAsia"/>
          </w:rPr>
          <w:t>和红军战士</w:t>
        </w:r>
      </w:ins>
      <w:ins w:id="107" w:author="晓男 魏" w:date="2024-06-20T00:41:00Z" w16du:dateUtc="2024-06-19T16:41:00Z">
        <w:r w:rsidR="00B1675C">
          <w:rPr>
            <w:rFonts w:ascii="Times New Roman" w:eastAsia="宋体" w:hAnsi="Times New Roman" w:hint="eastAsia"/>
          </w:rPr>
          <w:t>冲锋陷阵、大义凛然</w:t>
        </w:r>
      </w:ins>
      <w:ins w:id="108" w:author="晓男 魏" w:date="2024-06-16T17:49:00Z" w16du:dateUtc="2024-06-16T09:49:00Z">
        <w:r w:rsidR="006660B3">
          <w:rPr>
            <w:rFonts w:ascii="Times New Roman" w:eastAsia="宋体" w:hAnsi="Times New Roman" w:hint="eastAsia"/>
          </w:rPr>
          <w:t>的伟大斗争，</w:t>
        </w:r>
      </w:ins>
      <w:ins w:id="109" w:author="晓男 魏" w:date="2024-06-16T17:50:00Z" w16du:dateUtc="2024-06-16T09:50:00Z">
        <w:r w:rsidR="006660B3">
          <w:rPr>
            <w:rFonts w:ascii="Times New Roman" w:eastAsia="宋体" w:hAnsi="Times New Roman" w:hint="eastAsia"/>
          </w:rPr>
          <w:t>以及他们的领袖人物的伟大而平凡的精神风貌</w:t>
        </w:r>
      </w:ins>
      <w:r w:rsidR="00EF5A7C">
        <w:rPr>
          <w:rFonts w:ascii="Times New Roman" w:eastAsia="宋体" w:hAnsi="Times New Roman" w:hint="eastAsia"/>
        </w:rPr>
        <w:t>。这</w:t>
      </w:r>
      <w:proofErr w:type="gramStart"/>
      <w:r w:rsidR="00EF5A7C">
        <w:rPr>
          <w:rFonts w:ascii="Times New Roman" w:eastAsia="宋体" w:hAnsi="Times New Roman" w:hint="eastAsia"/>
        </w:rPr>
        <w:t>部著</w:t>
      </w:r>
      <w:proofErr w:type="gramEnd"/>
      <w:r w:rsidR="00EF5A7C">
        <w:rPr>
          <w:rFonts w:ascii="Times New Roman" w:eastAsia="宋体" w:hAnsi="Times New Roman" w:hint="eastAsia"/>
        </w:rPr>
        <w:t>作真实记录了</w:t>
      </w:r>
      <w:proofErr w:type="gramStart"/>
      <w:r w:rsidR="006E3A9C">
        <w:rPr>
          <w:rFonts w:ascii="Times New Roman" w:eastAsia="宋体" w:hAnsi="Times New Roman" w:hint="eastAsia"/>
        </w:rPr>
        <w:t>斯诺自</w:t>
      </w:r>
      <w:r w:rsidR="006E3A9C">
        <w:rPr>
          <w:rFonts w:ascii="Times New Roman" w:eastAsia="宋体" w:hAnsi="Times New Roman" w:hint="eastAsia"/>
        </w:rPr>
        <w:t>1936</w:t>
      </w:r>
      <w:r w:rsidR="006E3A9C">
        <w:rPr>
          <w:rFonts w:ascii="Times New Roman" w:eastAsia="宋体" w:hAnsi="Times New Roman" w:hint="eastAsia"/>
        </w:rPr>
        <w:t>年</w:t>
      </w:r>
      <w:r w:rsidR="006E3A9C">
        <w:rPr>
          <w:rFonts w:ascii="Times New Roman" w:eastAsia="宋体" w:hAnsi="Times New Roman" w:hint="eastAsia"/>
        </w:rPr>
        <w:t>6</w:t>
      </w:r>
      <w:r w:rsidR="006E3A9C">
        <w:rPr>
          <w:rFonts w:ascii="Times New Roman" w:eastAsia="宋体" w:hAnsi="Times New Roman" w:hint="eastAsia"/>
        </w:rPr>
        <w:t>月</w:t>
      </w:r>
      <w:proofErr w:type="gramEnd"/>
      <w:r w:rsidR="006E3A9C">
        <w:rPr>
          <w:rFonts w:ascii="Times New Roman" w:eastAsia="宋体" w:hAnsi="Times New Roman" w:hint="eastAsia"/>
        </w:rPr>
        <w:t>至</w:t>
      </w:r>
      <w:r w:rsidR="006E3A9C">
        <w:rPr>
          <w:rFonts w:ascii="Times New Roman" w:eastAsia="宋体" w:hAnsi="Times New Roman" w:hint="eastAsia"/>
        </w:rPr>
        <w:t>10</w:t>
      </w:r>
      <w:r w:rsidR="006E3A9C">
        <w:rPr>
          <w:rFonts w:ascii="Times New Roman" w:eastAsia="宋体" w:hAnsi="Times New Roman" w:hint="eastAsia"/>
        </w:rPr>
        <w:t>月在中国西北革命根据地进行实地采访的所见所闻</w:t>
      </w:r>
      <w:ins w:id="110" w:author="晓男 魏" w:date="2024-06-16T18:35:00Z" w16du:dateUtc="2024-06-16T10:35:00Z">
        <w:r w:rsidR="00D35DDD">
          <w:rPr>
            <w:rStyle w:val="a5"/>
            <w:rFonts w:ascii="Times New Roman" w:eastAsia="宋体" w:hAnsi="Times New Roman"/>
          </w:rPr>
          <w:footnoteReference w:id="6"/>
        </w:r>
      </w:ins>
      <w:r w:rsidR="006E3A9C">
        <w:rPr>
          <w:rFonts w:ascii="Times New Roman" w:eastAsia="宋体" w:hAnsi="Times New Roman" w:hint="eastAsia"/>
        </w:rPr>
        <w:t>，报道了中国工农红军以及许多红军领袖、红军将领的情况。</w:t>
      </w:r>
      <w:del w:id="129" w:author="晓男 魏" w:date="2024-06-19T17:25:00Z" w16du:dateUtc="2024-06-19T09:25:00Z">
        <w:r w:rsidR="006E3A9C" w:rsidDel="00966607">
          <w:rPr>
            <w:rFonts w:ascii="Times New Roman" w:eastAsia="宋体" w:hAnsi="Times New Roman" w:hint="eastAsia"/>
          </w:rPr>
          <w:delText>该作品从多个方面展示中国共产党为民族解放而艰苦奋斗和牺牲奉献的精神，瓦解了种种扭曲、丑化共产党的谣言</w:delText>
        </w:r>
        <w:r w:rsidR="00140BC1" w:rsidDel="00966607">
          <w:rPr>
            <w:rStyle w:val="a5"/>
            <w:rFonts w:ascii="Times New Roman" w:eastAsia="宋体" w:hAnsi="Times New Roman"/>
          </w:rPr>
          <w:footnoteReference w:id="7"/>
        </w:r>
        <w:r w:rsidR="006E3A9C" w:rsidDel="00966607">
          <w:rPr>
            <w:rFonts w:ascii="Times New Roman" w:eastAsia="宋体" w:hAnsi="Times New Roman" w:hint="eastAsia"/>
          </w:rPr>
          <w:delText>。</w:delText>
        </w:r>
      </w:del>
      <w:r w:rsidR="000F7A81" w:rsidRPr="000F7A81">
        <w:rPr>
          <w:rFonts w:ascii="Times New Roman" w:eastAsia="宋体" w:hAnsi="Times New Roman"/>
        </w:rPr>
        <w:t>这部新闻报道性的作品拨开红色中国仿佛</w:t>
      </w:r>
      <w:proofErr w:type="gramStart"/>
      <w:r w:rsidR="000F7A81" w:rsidRPr="000F7A81">
        <w:rPr>
          <w:rFonts w:ascii="Times New Roman" w:eastAsia="宋体" w:hAnsi="Times New Roman"/>
        </w:rPr>
        <w:t>谜</w:t>
      </w:r>
      <w:proofErr w:type="gramEnd"/>
      <w:r w:rsidR="000F7A81" w:rsidRPr="000F7A81">
        <w:rPr>
          <w:rFonts w:ascii="Times New Roman" w:eastAsia="宋体" w:hAnsi="Times New Roman"/>
        </w:rPr>
        <w:t>一样的传说，将红色中国的面貌第一次真实地展现给世界，斯诺成了中国革命的</w:t>
      </w:r>
      <w:r w:rsidR="000F7A81" w:rsidRPr="000F7A81">
        <w:rPr>
          <w:rFonts w:ascii="Times New Roman" w:eastAsia="宋体" w:hAnsi="Times New Roman"/>
        </w:rPr>
        <w:t>“</w:t>
      </w:r>
      <w:r w:rsidR="000F7A81" w:rsidRPr="000F7A81">
        <w:rPr>
          <w:rFonts w:ascii="Times New Roman" w:eastAsia="宋体" w:hAnsi="Times New Roman"/>
        </w:rPr>
        <w:t>报春鸟</w:t>
      </w:r>
      <w:r w:rsidR="000F7A81" w:rsidRPr="000F7A81">
        <w:rPr>
          <w:rFonts w:ascii="Times New Roman" w:eastAsia="宋体" w:hAnsi="Times New Roman"/>
        </w:rPr>
        <w:t>”</w:t>
      </w:r>
      <w:r w:rsidR="000F7A81" w:rsidRPr="000F7A81">
        <w:rPr>
          <w:rFonts w:ascii="Times New Roman" w:eastAsia="宋体" w:hAnsi="Times New Roman"/>
        </w:rPr>
        <w:t>。</w:t>
      </w:r>
      <w:r w:rsidR="000F7A81" w:rsidRPr="000F7A81">
        <w:t xml:space="preserve"> </w:t>
      </w:r>
      <w:r w:rsidR="000F7A81" w:rsidRPr="000F7A81">
        <w:rPr>
          <w:rFonts w:ascii="Times New Roman" w:eastAsia="宋体" w:hAnsi="Times New Roman"/>
        </w:rPr>
        <w:t>彼时，《红星</w:t>
      </w:r>
      <w:r w:rsidR="000F7A81">
        <w:rPr>
          <w:rFonts w:ascii="Times New Roman" w:eastAsia="宋体" w:hAnsi="Times New Roman" w:hint="eastAsia"/>
        </w:rPr>
        <w:t>照耀中国</w:t>
      </w:r>
      <w:r w:rsidR="000F7A81" w:rsidRPr="000F7A81">
        <w:rPr>
          <w:rFonts w:ascii="Times New Roman" w:eastAsia="宋体" w:hAnsi="Times New Roman"/>
        </w:rPr>
        <w:t>》是一次成功的公关外交，向世界尤其是向西方世界呈现了中国共产党这</w:t>
      </w:r>
      <w:r w:rsidR="000F7A81" w:rsidRPr="000F7A81">
        <w:rPr>
          <w:rFonts w:ascii="Times New Roman" w:eastAsia="宋体" w:hAnsi="Times New Roman"/>
        </w:rPr>
        <w:t>“</w:t>
      </w:r>
      <w:r w:rsidR="000F7A81" w:rsidRPr="000F7A81">
        <w:rPr>
          <w:rFonts w:ascii="Times New Roman" w:eastAsia="宋体" w:hAnsi="Times New Roman"/>
        </w:rPr>
        <w:t>敌人都不得不承认的好</w:t>
      </w:r>
      <w:r w:rsidR="000F7A81" w:rsidRPr="000F7A81">
        <w:rPr>
          <w:rFonts w:ascii="Times New Roman" w:eastAsia="宋体" w:hAnsi="Times New Roman"/>
        </w:rPr>
        <w:t>”</w:t>
      </w:r>
      <w:r w:rsidR="000F7A81" w:rsidRPr="000F7A81">
        <w:rPr>
          <w:rFonts w:ascii="Times New Roman" w:eastAsia="宋体" w:hAnsi="Times New Roman"/>
        </w:rPr>
        <w:t>；今时，《红星</w:t>
      </w:r>
      <w:r w:rsidR="000F7A81">
        <w:rPr>
          <w:rFonts w:ascii="Times New Roman" w:eastAsia="宋体" w:hAnsi="Times New Roman" w:hint="eastAsia"/>
        </w:rPr>
        <w:t>照耀中国</w:t>
      </w:r>
      <w:r w:rsidR="000F7A81" w:rsidRPr="000F7A81">
        <w:rPr>
          <w:rFonts w:ascii="Times New Roman" w:eastAsia="宋体" w:hAnsi="Times New Roman"/>
        </w:rPr>
        <w:t>》是能够映照出共产党本色的</w:t>
      </w:r>
      <w:r w:rsidR="000F7A81" w:rsidRPr="000F7A81">
        <w:rPr>
          <w:rFonts w:ascii="Times New Roman" w:eastAsia="宋体" w:hAnsi="Times New Roman"/>
        </w:rPr>
        <w:t>“</w:t>
      </w:r>
      <w:r w:rsidR="000F7A81" w:rsidRPr="000F7A81">
        <w:rPr>
          <w:rFonts w:ascii="Times New Roman" w:eastAsia="宋体" w:hAnsi="Times New Roman"/>
        </w:rPr>
        <w:t>倒视镜</w:t>
      </w:r>
      <w:r w:rsidR="000F7A81" w:rsidRPr="000F7A81">
        <w:rPr>
          <w:rFonts w:ascii="Times New Roman" w:eastAsia="宋体" w:hAnsi="Times New Roman"/>
        </w:rPr>
        <w:t>”</w:t>
      </w:r>
      <w:r w:rsidR="000F7A81" w:rsidRPr="000F7A81">
        <w:rPr>
          <w:rFonts w:ascii="Times New Roman" w:eastAsia="宋体" w:hAnsi="Times New Roman"/>
        </w:rPr>
        <w:t>，回首的是百年大党的初心、是光辉之路，并激励未来的路上，一腔赤诚不褪色。</w:t>
      </w:r>
    </w:p>
    <w:p w14:paraId="3DC01B52" w14:textId="26F6A729" w:rsidR="00A1314D" w:rsidRPr="0070566F" w:rsidRDefault="00A1314D" w:rsidP="000F7A81">
      <w:pPr>
        <w:pStyle w:val="ad"/>
        <w:numPr>
          <w:ilvl w:val="0"/>
          <w:numId w:val="4"/>
        </w:numPr>
        <w:spacing w:line="360" w:lineRule="auto"/>
        <w:ind w:firstLineChars="0"/>
        <w:jc w:val="center"/>
        <w:rPr>
          <w:rFonts w:ascii="Arial" w:eastAsia="黑体" w:hAnsi="Arial" w:cs="Arial"/>
        </w:rPr>
      </w:pPr>
      <w:r w:rsidRPr="0070566F">
        <w:rPr>
          <w:rFonts w:ascii="Arial" w:eastAsia="黑体" w:hAnsi="Arial" w:cs="Arial" w:hint="eastAsia"/>
        </w:rPr>
        <w:t>小结</w:t>
      </w:r>
    </w:p>
    <w:p w14:paraId="19F546BF" w14:textId="613CDFE5" w:rsidR="00107F5D" w:rsidRPr="00107F5D" w:rsidRDefault="00107F5D" w:rsidP="00107F5D">
      <w:pPr>
        <w:spacing w:line="360" w:lineRule="auto"/>
        <w:ind w:firstLine="420"/>
        <w:rPr>
          <w:rFonts w:ascii="Times New Roman" w:eastAsia="宋体" w:hAnsi="Times New Roman"/>
        </w:rPr>
      </w:pPr>
      <w:r w:rsidRPr="00107F5D">
        <w:rPr>
          <w:rFonts w:ascii="Times New Roman" w:eastAsia="宋体" w:hAnsi="Times New Roman" w:hint="eastAsia"/>
        </w:rPr>
        <w:t>精神因为传承而永恒璀璨，历史因为铭记而历久弥新。“红色经典”作为一种文学现象，不仅代表了特定时代的经典之作，更是那个时代精神风貌的鲜明标志。这些红色经典小说，凭借其卓越的艺术表现和深刻的思想内涵，已然成为中国文学宝库中的璀璨明珠。</w:t>
      </w:r>
    </w:p>
    <w:p w14:paraId="71A7D803" w14:textId="6709E423" w:rsidR="00107F5D" w:rsidRPr="00107F5D" w:rsidRDefault="00107F5D" w:rsidP="00107F5D">
      <w:pPr>
        <w:spacing w:line="360" w:lineRule="auto"/>
        <w:ind w:firstLine="420"/>
        <w:rPr>
          <w:rFonts w:ascii="Times New Roman" w:eastAsia="宋体" w:hAnsi="Times New Roman"/>
        </w:rPr>
      </w:pPr>
      <w:r w:rsidRPr="00107F5D">
        <w:rPr>
          <w:rFonts w:ascii="Times New Roman" w:eastAsia="宋体" w:hAnsi="Times New Roman" w:hint="eastAsia"/>
        </w:rPr>
        <w:t>它们不仅为我们揭开了历史的神秘面纱，更让我们深刻感受到中国人民在抗争中展现出的坚定信仰和英勇精神。在当下这个时代，我们依然需要这些红色经典书籍的启迪与鼓舞，</w:t>
      </w:r>
      <w:ins w:id="132" w:author="晓男 魏" w:date="2024-06-16T15:44:00Z" w16du:dateUtc="2024-06-16T07:44:00Z">
        <w:r w:rsidR="00A45FF2">
          <w:rPr>
            <w:rFonts w:ascii="Times New Roman" w:eastAsia="宋体" w:hAnsi="Times New Roman" w:hint="eastAsia"/>
          </w:rPr>
          <w:t>让我们能</w:t>
        </w:r>
      </w:ins>
      <w:r w:rsidRPr="00107F5D">
        <w:rPr>
          <w:rFonts w:ascii="Times New Roman" w:eastAsia="宋体" w:hAnsi="Times New Roman" w:hint="eastAsia"/>
        </w:rPr>
        <w:t>以更加坚定的步伐迈向未来。</w:t>
      </w:r>
    </w:p>
    <w:p w14:paraId="3CCEF3AF" w14:textId="77777777" w:rsidR="00107F5D" w:rsidRPr="00107F5D" w:rsidRDefault="00107F5D" w:rsidP="00107F5D">
      <w:pPr>
        <w:spacing w:line="360" w:lineRule="auto"/>
        <w:ind w:firstLineChars="200" w:firstLine="420"/>
        <w:rPr>
          <w:rFonts w:ascii="Times New Roman" w:eastAsia="宋体" w:hAnsi="Times New Roman"/>
        </w:rPr>
      </w:pPr>
      <w:r w:rsidRPr="00107F5D">
        <w:rPr>
          <w:rFonts w:ascii="Times New Roman" w:eastAsia="宋体" w:hAnsi="Times New Roman" w:hint="eastAsia"/>
        </w:rPr>
        <w:t>正值建党</w:t>
      </w:r>
      <w:r w:rsidRPr="00107F5D">
        <w:rPr>
          <w:rFonts w:ascii="Times New Roman" w:eastAsia="宋体" w:hAnsi="Times New Roman"/>
        </w:rPr>
        <w:t>103</w:t>
      </w:r>
      <w:r w:rsidRPr="00107F5D">
        <w:rPr>
          <w:rFonts w:ascii="Times New Roman" w:eastAsia="宋体" w:hAnsi="Times New Roman"/>
        </w:rPr>
        <w:t>周年之际，我们回顾五四运动的光辉岁月，重温和解析</w:t>
      </w:r>
      <w:r w:rsidRPr="00107F5D">
        <w:rPr>
          <w:rFonts w:ascii="Times New Roman" w:eastAsia="宋体" w:hAnsi="Times New Roman"/>
        </w:rPr>
        <w:t>“</w:t>
      </w:r>
      <w:r w:rsidRPr="00107F5D">
        <w:rPr>
          <w:rFonts w:ascii="Times New Roman" w:eastAsia="宋体" w:hAnsi="Times New Roman"/>
        </w:rPr>
        <w:t>红色经典小说</w:t>
      </w:r>
      <w:r w:rsidRPr="00107F5D">
        <w:rPr>
          <w:rFonts w:ascii="Times New Roman" w:eastAsia="宋体" w:hAnsi="Times New Roman"/>
        </w:rPr>
        <w:t>”</w:t>
      </w:r>
      <w:r w:rsidRPr="00107F5D">
        <w:rPr>
          <w:rFonts w:ascii="Times New Roman" w:eastAsia="宋体" w:hAnsi="Times New Roman"/>
        </w:rPr>
        <w:t>显得尤为重要。这不仅有助于我们重温建党前的百年奋斗历程，更有助于我们深入理解今天的社会主义道路和伟大事业。</w:t>
      </w:r>
    </w:p>
    <w:p w14:paraId="096151D1" w14:textId="29FD0782" w:rsidR="00A1314D" w:rsidRDefault="00107F5D" w:rsidP="00107F5D">
      <w:pPr>
        <w:spacing w:line="360" w:lineRule="auto"/>
        <w:ind w:firstLineChars="200" w:firstLine="420"/>
        <w:rPr>
          <w:rFonts w:ascii="Times New Roman" w:eastAsia="宋体" w:hAnsi="Times New Roman"/>
          <w:noProof/>
        </w:rPr>
      </w:pPr>
      <w:r w:rsidRPr="00107F5D">
        <w:rPr>
          <w:rFonts w:ascii="Times New Roman" w:eastAsia="宋体" w:hAnsi="Times New Roman" w:hint="eastAsia"/>
        </w:rPr>
        <w:t>本文精选了</w:t>
      </w:r>
      <w:r w:rsidRPr="00107F5D">
        <w:rPr>
          <w:rFonts w:ascii="Times New Roman" w:eastAsia="宋体" w:hAnsi="Times New Roman"/>
        </w:rPr>
        <w:t>8</w:t>
      </w:r>
      <w:r w:rsidRPr="00107F5D">
        <w:rPr>
          <w:rFonts w:ascii="Times New Roman" w:eastAsia="宋体" w:hAnsi="Times New Roman"/>
        </w:rPr>
        <w:t>部红色经典小说作为研究对象，通过深入阅读和细致分析，挖掘小说中蕴含的抗争精神与民族精神。希望广大读者能够通过重新阅读这些经典之作，</w:t>
      </w:r>
      <w:r w:rsidR="00A1314D">
        <w:rPr>
          <w:rFonts w:ascii="Times New Roman" w:eastAsia="宋体" w:hAnsi="Times New Roman" w:hint="eastAsia"/>
        </w:rPr>
        <w:t>更好的理解和把握红色经典作品的</w:t>
      </w:r>
      <w:r>
        <w:rPr>
          <w:rFonts w:ascii="Times New Roman" w:eastAsia="宋体" w:hAnsi="Times New Roman" w:hint="eastAsia"/>
        </w:rPr>
        <w:t>深刻</w:t>
      </w:r>
      <w:r w:rsidR="000855B5">
        <w:rPr>
          <w:rFonts w:ascii="Times New Roman" w:eastAsia="宋体" w:hAnsi="Times New Roman" w:hint="eastAsia"/>
        </w:rPr>
        <w:t>内涵，</w:t>
      </w:r>
      <w:r w:rsidR="00A1314D">
        <w:rPr>
          <w:rFonts w:ascii="Times New Roman" w:eastAsia="宋体" w:hAnsi="Times New Roman" w:hint="eastAsia"/>
        </w:rPr>
        <w:t>重温那段激情燃烧的岁月，感受它带给我们的精神感动和历史震撼</w:t>
      </w:r>
      <w:r w:rsidR="00A1314D">
        <w:rPr>
          <w:rStyle w:val="a5"/>
          <w:rFonts w:ascii="Times New Roman" w:eastAsia="宋体" w:hAnsi="Times New Roman"/>
        </w:rPr>
        <w:footnoteReference w:id="8"/>
      </w:r>
      <w:r w:rsidR="00A1314D">
        <w:rPr>
          <w:rFonts w:ascii="Times New Roman" w:eastAsia="宋体" w:hAnsi="Times New Roman" w:hint="eastAsia"/>
        </w:rPr>
        <w:t>。</w:t>
      </w:r>
    </w:p>
    <w:p w14:paraId="2F840969" w14:textId="4343274C" w:rsidR="006F356A" w:rsidRPr="00107F5D" w:rsidRDefault="006F356A" w:rsidP="006F356A">
      <w:pPr>
        <w:spacing w:line="360" w:lineRule="auto"/>
        <w:rPr>
          <w:rFonts w:ascii="Times New Roman" w:eastAsia="宋体" w:hAnsi="Times New Roman"/>
        </w:rPr>
      </w:pPr>
    </w:p>
    <w:sectPr w:rsidR="006F356A" w:rsidRPr="00107F5D" w:rsidSect="00E97F9D">
      <w:footerReference w:type="default" r:id="rId9"/>
      <w:footnotePr>
        <w:numFmt w:val="decimalEnclosedCircleChinese"/>
        <w:numRestart w:val="eachPage"/>
      </w:footnotePr>
      <w:type w:val="continuous"/>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830968" w14:textId="77777777" w:rsidR="00DF5067" w:rsidRDefault="00DF5067" w:rsidP="007623CC">
      <w:r>
        <w:separator/>
      </w:r>
    </w:p>
  </w:endnote>
  <w:endnote w:type="continuationSeparator" w:id="0">
    <w:p w14:paraId="0ED80BB2" w14:textId="77777777" w:rsidR="00DF5067" w:rsidRDefault="00DF5067" w:rsidP="00762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1A245" w14:textId="77777777" w:rsidR="00E97F9D" w:rsidRDefault="00E97F9D">
    <w:pPr>
      <w:pStyle w:val="a9"/>
      <w:jc w:val="right"/>
    </w:pPr>
  </w:p>
  <w:p w14:paraId="48FAF434" w14:textId="77777777" w:rsidR="00E97F9D" w:rsidRDefault="00E97F9D">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0389705"/>
      <w:docPartObj>
        <w:docPartGallery w:val="Page Numbers (Bottom of Page)"/>
        <w:docPartUnique/>
      </w:docPartObj>
    </w:sdtPr>
    <w:sdtContent>
      <w:p w14:paraId="1FBE1029" w14:textId="77777777" w:rsidR="001F0E46" w:rsidRDefault="00763A03">
        <w:pPr>
          <w:pStyle w:val="a9"/>
          <w:jc w:val="center"/>
        </w:pPr>
        <w:r>
          <w:fldChar w:fldCharType="begin"/>
        </w:r>
        <w:r w:rsidR="001F0E46">
          <w:instrText>PAGE   \* MERGEFORMAT</w:instrText>
        </w:r>
        <w:r>
          <w:fldChar w:fldCharType="separate"/>
        </w:r>
        <w:r w:rsidR="003A1FFF" w:rsidRPr="003A1FFF">
          <w:rPr>
            <w:noProof/>
            <w:lang w:val="zh-CN"/>
          </w:rPr>
          <w:t>1</w:t>
        </w:r>
        <w:r>
          <w:fldChar w:fldCharType="end"/>
        </w:r>
      </w:p>
    </w:sdtContent>
  </w:sdt>
  <w:p w14:paraId="597EC4B1" w14:textId="77777777" w:rsidR="00E97F9D" w:rsidRDefault="00E97F9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F3CD48" w14:textId="77777777" w:rsidR="00DF5067" w:rsidRDefault="00DF5067" w:rsidP="007623CC">
      <w:r>
        <w:separator/>
      </w:r>
    </w:p>
  </w:footnote>
  <w:footnote w:type="continuationSeparator" w:id="0">
    <w:p w14:paraId="643F05A3" w14:textId="77777777" w:rsidR="00DF5067" w:rsidRDefault="00DF5067" w:rsidP="007623CC">
      <w:r>
        <w:continuationSeparator/>
      </w:r>
    </w:p>
  </w:footnote>
  <w:footnote w:id="1">
    <w:p w14:paraId="42CA8182" w14:textId="5A866752" w:rsidR="00D06CD8" w:rsidRPr="00D06CD8" w:rsidRDefault="00D06CD8">
      <w:pPr>
        <w:pStyle w:val="a3"/>
        <w:rPr>
          <w:rFonts w:ascii="Times New Roman" w:eastAsia="宋体" w:hAnsi="Times New Roman" w:cs="Times New Roman"/>
          <w:rPrChange w:id="4" w:author="晓男 魏" w:date="2024-06-16T18:06:00Z" w16du:dateUtc="2024-06-16T10:06:00Z">
            <w:rPr/>
          </w:rPrChange>
        </w:rPr>
      </w:pPr>
      <w:ins w:id="5" w:author="晓男 魏" w:date="2024-06-16T18:01:00Z" w16du:dateUtc="2024-06-16T10:01:00Z">
        <w:r>
          <w:rPr>
            <w:rStyle w:val="a5"/>
          </w:rPr>
          <w:footnoteRef/>
        </w:r>
        <w:r w:rsidRPr="00D06CD8">
          <w:rPr>
            <w:rFonts w:ascii="Times New Roman" w:eastAsia="宋体" w:hAnsi="Times New Roman" w:cs="Times New Roman" w:hint="eastAsia"/>
            <w:rPrChange w:id="6" w:author="晓男 魏" w:date="2024-06-16T18:06:00Z" w16du:dateUtc="2024-06-16T10:06:00Z">
              <w:rPr>
                <w:rFonts w:hint="eastAsia"/>
              </w:rPr>
            </w:rPrChange>
          </w:rPr>
          <w:t>刘昂：《当代产业化语境下红色经典</w:t>
        </w:r>
        <w:r w:rsidRPr="00D06CD8">
          <w:rPr>
            <w:rFonts w:ascii="Times New Roman" w:eastAsia="宋体" w:hAnsi="Times New Roman" w:cs="Times New Roman"/>
            <w:rPrChange w:id="7" w:author="晓男 魏" w:date="2024-06-16T18:06:00Z" w16du:dateUtc="2024-06-16T10:06:00Z">
              <w:rPr/>
            </w:rPrChange>
          </w:rPr>
          <w:t>IP</w:t>
        </w:r>
      </w:ins>
      <w:ins w:id="8" w:author="晓男 魏" w:date="2024-06-16T18:02:00Z" w16du:dateUtc="2024-06-16T10:02:00Z">
        <w:r w:rsidRPr="00D06CD8">
          <w:rPr>
            <w:rFonts w:ascii="Times New Roman" w:eastAsia="宋体" w:hAnsi="Times New Roman" w:cs="Times New Roman" w:hint="eastAsia"/>
            <w:rPrChange w:id="9" w:author="晓男 魏" w:date="2024-06-16T18:06:00Z" w16du:dateUtc="2024-06-16T10:06:00Z">
              <w:rPr>
                <w:rFonts w:hint="eastAsia"/>
              </w:rPr>
            </w:rPrChange>
          </w:rPr>
          <w:t>的电影转换</w:t>
        </w:r>
      </w:ins>
      <w:ins w:id="10" w:author="晓男 魏" w:date="2024-06-16T18:01:00Z" w16du:dateUtc="2024-06-16T10:01:00Z">
        <w:r w:rsidRPr="00D06CD8">
          <w:rPr>
            <w:rFonts w:ascii="Times New Roman" w:eastAsia="宋体" w:hAnsi="Times New Roman" w:cs="Times New Roman" w:hint="eastAsia"/>
            <w:rPrChange w:id="11" w:author="晓男 魏" w:date="2024-06-16T18:06:00Z" w16du:dateUtc="2024-06-16T10:06:00Z">
              <w:rPr>
                <w:rFonts w:hint="eastAsia"/>
              </w:rPr>
            </w:rPrChange>
          </w:rPr>
          <w:t>》</w:t>
        </w:r>
      </w:ins>
      <w:ins w:id="12" w:author="晓男 魏" w:date="2024-06-16T18:02:00Z" w16du:dateUtc="2024-06-16T10:02:00Z">
        <w:r w:rsidRPr="00D06CD8">
          <w:rPr>
            <w:rFonts w:ascii="Times New Roman" w:eastAsia="宋体" w:hAnsi="Times New Roman" w:cs="Times New Roman" w:hint="eastAsia"/>
            <w:rPrChange w:id="13" w:author="晓男 魏" w:date="2024-06-16T18:06:00Z" w16du:dateUtc="2024-06-16T10:06:00Z">
              <w:rPr>
                <w:rFonts w:hint="eastAsia"/>
              </w:rPr>
            </w:rPrChange>
          </w:rPr>
          <w:t>，</w:t>
        </w:r>
      </w:ins>
      <w:ins w:id="14" w:author="晓男 魏" w:date="2024-06-16T18:04:00Z" w16du:dateUtc="2024-06-16T10:04:00Z">
        <w:r w:rsidRPr="00D06CD8">
          <w:rPr>
            <w:rFonts w:ascii="Times New Roman" w:eastAsia="宋体" w:hAnsi="Times New Roman" w:cs="Times New Roman" w:hint="eastAsia"/>
            <w:rPrChange w:id="15" w:author="晓男 魏" w:date="2024-06-16T18:06:00Z" w16du:dateUtc="2024-06-16T10:06:00Z">
              <w:rPr>
                <w:rFonts w:hint="eastAsia"/>
              </w:rPr>
            </w:rPrChange>
          </w:rPr>
          <w:t>艺术百家</w:t>
        </w:r>
        <w:r w:rsidRPr="00D06CD8">
          <w:rPr>
            <w:rFonts w:ascii="Times New Roman" w:eastAsia="宋体" w:hAnsi="Times New Roman" w:cs="Times New Roman"/>
            <w:rPrChange w:id="16" w:author="晓男 魏" w:date="2024-06-16T18:06:00Z" w16du:dateUtc="2024-06-16T10:06:00Z">
              <w:rPr/>
            </w:rPrChange>
          </w:rPr>
          <w:t>2017</w:t>
        </w:r>
        <w:r w:rsidRPr="00D06CD8">
          <w:rPr>
            <w:rFonts w:ascii="Times New Roman" w:eastAsia="宋体" w:hAnsi="Times New Roman" w:cs="Times New Roman" w:hint="eastAsia"/>
            <w:rPrChange w:id="17" w:author="晓男 魏" w:date="2024-06-16T18:06:00Z" w16du:dateUtc="2024-06-16T10:06:00Z">
              <w:rPr>
                <w:rFonts w:hint="eastAsia"/>
              </w:rPr>
            </w:rPrChange>
          </w:rPr>
          <w:t>年</w:t>
        </w:r>
      </w:ins>
      <w:ins w:id="18" w:author="晓男 魏" w:date="2024-06-16T18:05:00Z" w16du:dateUtc="2024-06-16T10:05:00Z">
        <w:r w:rsidRPr="00D06CD8">
          <w:rPr>
            <w:rFonts w:ascii="Times New Roman" w:eastAsia="宋体" w:hAnsi="Times New Roman" w:cs="Times New Roman" w:hint="eastAsia"/>
            <w:rPrChange w:id="19" w:author="晓男 魏" w:date="2024-06-16T18:06:00Z" w16du:dateUtc="2024-06-16T10:06:00Z">
              <w:rPr>
                <w:rFonts w:hint="eastAsia"/>
              </w:rPr>
            </w:rPrChange>
          </w:rPr>
          <w:t>第</w:t>
        </w:r>
        <w:r w:rsidRPr="00D06CD8">
          <w:rPr>
            <w:rFonts w:ascii="Times New Roman" w:eastAsia="宋体" w:hAnsi="Times New Roman" w:cs="Times New Roman"/>
            <w:rPrChange w:id="20" w:author="晓男 魏" w:date="2024-06-16T18:06:00Z" w16du:dateUtc="2024-06-16T10:06:00Z">
              <w:rPr/>
            </w:rPrChange>
          </w:rPr>
          <w:t>4</w:t>
        </w:r>
        <w:r w:rsidRPr="00D06CD8">
          <w:rPr>
            <w:rFonts w:ascii="Times New Roman" w:eastAsia="宋体" w:hAnsi="Times New Roman" w:cs="Times New Roman" w:hint="eastAsia"/>
            <w:rPrChange w:id="21" w:author="晓男 魏" w:date="2024-06-16T18:06:00Z" w16du:dateUtc="2024-06-16T10:06:00Z">
              <w:rPr>
                <w:rFonts w:hint="eastAsia"/>
              </w:rPr>
            </w:rPrChange>
          </w:rPr>
          <w:t>期，</w:t>
        </w:r>
      </w:ins>
      <w:ins w:id="22" w:author="晓男 魏" w:date="2024-06-16T18:06:00Z" w16du:dateUtc="2024-06-16T10:06:00Z">
        <w:r w:rsidRPr="00D06CD8">
          <w:rPr>
            <w:rFonts w:ascii="Times New Roman" w:eastAsia="宋体" w:hAnsi="Times New Roman" w:cs="Times New Roman" w:hint="eastAsia"/>
            <w:rPrChange w:id="23" w:author="晓男 魏" w:date="2024-06-16T18:06:00Z" w16du:dateUtc="2024-06-16T10:06:00Z">
              <w:rPr>
                <w:rFonts w:hint="eastAsia"/>
              </w:rPr>
            </w:rPrChange>
          </w:rPr>
          <w:t>第</w:t>
        </w:r>
        <w:r w:rsidRPr="00D06CD8">
          <w:rPr>
            <w:rFonts w:ascii="Times New Roman" w:eastAsia="宋体" w:hAnsi="Times New Roman" w:cs="Times New Roman"/>
            <w:rPrChange w:id="24" w:author="晓男 魏" w:date="2024-06-16T18:06:00Z" w16du:dateUtc="2024-06-16T10:06:00Z">
              <w:rPr/>
            </w:rPrChange>
          </w:rPr>
          <w:t>107</w:t>
        </w:r>
        <w:r w:rsidRPr="00D06CD8">
          <w:rPr>
            <w:rFonts w:ascii="Times New Roman" w:eastAsia="宋体" w:hAnsi="Times New Roman" w:cs="Times New Roman" w:hint="eastAsia"/>
            <w:rPrChange w:id="25" w:author="晓男 魏" w:date="2024-06-16T18:06:00Z" w16du:dateUtc="2024-06-16T10:06:00Z">
              <w:rPr>
                <w:rFonts w:hint="eastAsia"/>
              </w:rPr>
            </w:rPrChange>
          </w:rPr>
          <w:t>—</w:t>
        </w:r>
        <w:r w:rsidRPr="00D06CD8">
          <w:rPr>
            <w:rFonts w:ascii="Times New Roman" w:eastAsia="宋体" w:hAnsi="Times New Roman" w:cs="Times New Roman"/>
            <w:rPrChange w:id="26" w:author="晓男 魏" w:date="2024-06-16T18:06:00Z" w16du:dateUtc="2024-06-16T10:06:00Z">
              <w:rPr/>
            </w:rPrChange>
          </w:rPr>
          <w:t>110</w:t>
        </w:r>
        <w:r w:rsidRPr="00D06CD8">
          <w:rPr>
            <w:rFonts w:ascii="Times New Roman" w:eastAsia="宋体" w:hAnsi="Times New Roman" w:cs="Times New Roman" w:hint="eastAsia"/>
            <w:rPrChange w:id="27" w:author="晓男 魏" w:date="2024-06-16T18:06:00Z" w16du:dateUtc="2024-06-16T10:06:00Z">
              <w:rPr>
                <w:rFonts w:hint="eastAsia"/>
              </w:rPr>
            </w:rPrChange>
          </w:rPr>
          <w:t>页。</w:t>
        </w:r>
      </w:ins>
    </w:p>
  </w:footnote>
  <w:footnote w:id="2">
    <w:p w14:paraId="22EF3FA7" w14:textId="77777777" w:rsidR="00A1314D" w:rsidRPr="002812B3" w:rsidRDefault="00A1314D" w:rsidP="00A1314D">
      <w:pPr>
        <w:pStyle w:val="a3"/>
      </w:pPr>
      <w:r w:rsidRPr="002812B3">
        <w:rPr>
          <w:vertAlign w:val="superscript"/>
        </w:rPr>
        <w:footnoteRef/>
      </w:r>
      <w:proofErr w:type="gramStart"/>
      <w:r>
        <w:rPr>
          <w:rFonts w:ascii="Times New Roman" w:eastAsia="宋体" w:hAnsi="Times New Roman" w:cs="Times New Roman" w:hint="eastAsia"/>
        </w:rPr>
        <w:t>陈夫龙</w:t>
      </w:r>
      <w:proofErr w:type="gramEnd"/>
      <w:r w:rsidRPr="001D7CA4">
        <w:rPr>
          <w:rFonts w:ascii="Times New Roman" w:eastAsia="宋体" w:hAnsi="Times New Roman" w:cs="Times New Roman" w:hint="eastAsia"/>
        </w:rPr>
        <w:t>：《在史诗化追求中形塑现代英雄人格精神——长篇小说</w:t>
      </w:r>
      <w:r w:rsidRPr="001D7CA4">
        <w:rPr>
          <w:rFonts w:ascii="Cambria Math" w:eastAsia="宋体" w:hAnsi="Cambria Math" w:cs="Cambria Math"/>
        </w:rPr>
        <w:t>⟨</w:t>
      </w:r>
      <w:r w:rsidRPr="001D7CA4">
        <w:rPr>
          <w:rFonts w:ascii="Times New Roman" w:eastAsia="宋体" w:hAnsi="Times New Roman" w:cs="Times New Roman" w:hint="eastAsia"/>
        </w:rPr>
        <w:t>红日</w:t>
      </w:r>
      <w:r w:rsidRPr="001D7CA4">
        <w:rPr>
          <w:rFonts w:ascii="Cambria Math" w:eastAsia="宋体" w:hAnsi="Cambria Math" w:cs="Cambria Math"/>
        </w:rPr>
        <w:t>⟩</w:t>
      </w:r>
      <w:r w:rsidRPr="001D7CA4">
        <w:rPr>
          <w:rFonts w:ascii="Times New Roman" w:eastAsia="宋体" w:hAnsi="Times New Roman" w:cs="Times New Roman" w:hint="eastAsia"/>
        </w:rPr>
        <w:t>再解读》，</w:t>
      </w:r>
      <w:r w:rsidRPr="001D7CA4">
        <w:rPr>
          <w:rFonts w:ascii="Times New Roman" w:eastAsia="宋体" w:hAnsi="Times New Roman" w:cs="Times New Roman"/>
        </w:rPr>
        <w:t>东岳论丛第</w:t>
      </w:r>
      <w:r w:rsidRPr="001D7CA4">
        <w:rPr>
          <w:rFonts w:ascii="Times New Roman" w:eastAsia="宋体" w:hAnsi="Times New Roman" w:cs="Times New Roman" w:hint="eastAsia"/>
        </w:rPr>
        <w:t>44</w:t>
      </w:r>
      <w:r w:rsidRPr="001D7CA4">
        <w:rPr>
          <w:rFonts w:ascii="Times New Roman" w:eastAsia="宋体" w:hAnsi="Times New Roman" w:cs="Times New Roman" w:hint="eastAsia"/>
        </w:rPr>
        <w:t>期第</w:t>
      </w:r>
      <w:r w:rsidRPr="001D7CA4">
        <w:rPr>
          <w:rFonts w:ascii="Times New Roman" w:eastAsia="宋体" w:hAnsi="Times New Roman" w:cs="Times New Roman" w:hint="eastAsia"/>
        </w:rPr>
        <w:t>4</w:t>
      </w:r>
      <w:r w:rsidRPr="001D7CA4">
        <w:rPr>
          <w:rFonts w:ascii="Times New Roman" w:eastAsia="宋体" w:hAnsi="Times New Roman" w:cs="Times New Roman"/>
        </w:rPr>
        <w:t>卷</w:t>
      </w:r>
      <w:r w:rsidRPr="001D7CA4">
        <w:rPr>
          <w:rFonts w:ascii="Times New Roman" w:eastAsia="宋体" w:hAnsi="Times New Roman" w:cs="Times New Roman" w:hint="eastAsia"/>
        </w:rPr>
        <w:t>，</w:t>
      </w:r>
      <w:r w:rsidRPr="001D7CA4">
        <w:rPr>
          <w:rFonts w:ascii="Times New Roman" w:eastAsia="宋体" w:hAnsi="Times New Roman" w:cs="Times New Roman" w:hint="eastAsia"/>
        </w:rPr>
        <w:t>2023</w:t>
      </w:r>
      <w:r w:rsidRPr="001D7CA4">
        <w:rPr>
          <w:rFonts w:ascii="Times New Roman" w:eastAsia="宋体" w:hAnsi="Times New Roman" w:cs="Times New Roman"/>
        </w:rPr>
        <w:t>年</w:t>
      </w:r>
      <w:r w:rsidRPr="001D7CA4">
        <w:rPr>
          <w:rFonts w:ascii="Times New Roman" w:eastAsia="宋体" w:hAnsi="Times New Roman" w:cs="Times New Roman" w:hint="eastAsia"/>
        </w:rPr>
        <w:t>4</w:t>
      </w:r>
      <w:r w:rsidRPr="001D7CA4">
        <w:rPr>
          <w:rFonts w:ascii="Times New Roman" w:eastAsia="宋体" w:hAnsi="Times New Roman" w:cs="Times New Roman"/>
        </w:rPr>
        <w:t>月，第</w:t>
      </w:r>
      <w:r w:rsidRPr="001D7CA4">
        <w:rPr>
          <w:rFonts w:ascii="Times New Roman" w:eastAsia="宋体" w:hAnsi="Times New Roman" w:cs="Times New Roman" w:hint="eastAsia"/>
        </w:rPr>
        <w:t>43</w:t>
      </w:r>
      <w:r w:rsidRPr="001D7CA4">
        <w:rPr>
          <w:rFonts w:ascii="Times New Roman" w:eastAsia="宋体" w:hAnsi="Times New Roman" w:cs="Times New Roman"/>
        </w:rPr>
        <w:t>页。</w:t>
      </w:r>
    </w:p>
  </w:footnote>
  <w:footnote w:id="3">
    <w:p w14:paraId="4F69BF3C" w14:textId="77777777" w:rsidR="00A1314D" w:rsidRPr="00A06344" w:rsidDel="0020087A" w:rsidRDefault="00A1314D" w:rsidP="00A1314D">
      <w:pPr>
        <w:pStyle w:val="a3"/>
        <w:rPr>
          <w:del w:id="49" w:author="晓男 魏" w:date="2024-06-19T17:34:00Z" w16du:dateUtc="2024-06-19T09:34:00Z"/>
        </w:rPr>
      </w:pPr>
      <w:del w:id="50" w:author="晓男 魏" w:date="2024-06-19T17:34:00Z" w16du:dateUtc="2024-06-19T09:34:00Z">
        <w:r w:rsidDel="0020087A">
          <w:rPr>
            <w:rStyle w:val="a5"/>
          </w:rPr>
          <w:footnoteRef/>
        </w:r>
        <w:r w:rsidRPr="001D7CA4" w:rsidDel="0020087A">
          <w:rPr>
            <w:rFonts w:ascii="Times New Roman" w:eastAsia="宋体" w:hAnsi="Times New Roman" w:cs="Times New Roman"/>
          </w:rPr>
          <w:delText>王寰鹏：《论红色经典长篇小说的意义建构与文学性表征》，山东师范大学学报</w:delText>
        </w:r>
        <w:r w:rsidRPr="001D7CA4" w:rsidDel="0020087A">
          <w:rPr>
            <w:rFonts w:ascii="Times New Roman" w:eastAsia="宋体" w:hAnsi="Times New Roman" w:cs="Times New Roman"/>
          </w:rPr>
          <w:delText>(</w:delText>
        </w:r>
        <w:r w:rsidRPr="001D7CA4" w:rsidDel="0020087A">
          <w:rPr>
            <w:rFonts w:ascii="Times New Roman" w:eastAsia="宋体" w:hAnsi="Times New Roman" w:cs="Times New Roman"/>
          </w:rPr>
          <w:delText>人文社会科学版</w:delText>
        </w:r>
        <w:r w:rsidRPr="001D7CA4" w:rsidDel="0020087A">
          <w:rPr>
            <w:rFonts w:ascii="Times New Roman" w:eastAsia="宋体" w:hAnsi="Times New Roman" w:cs="Times New Roman"/>
          </w:rPr>
          <w:delText>)</w:delText>
        </w:r>
        <w:r w:rsidRPr="001D7CA4" w:rsidDel="0020087A">
          <w:rPr>
            <w:rFonts w:ascii="Times New Roman" w:eastAsia="宋体" w:hAnsi="Times New Roman" w:cs="Times New Roman" w:hint="eastAsia"/>
          </w:rPr>
          <w:delText>2017</w:delText>
        </w:r>
        <w:r w:rsidRPr="001D7CA4" w:rsidDel="0020087A">
          <w:rPr>
            <w:rFonts w:ascii="Times New Roman" w:eastAsia="宋体" w:hAnsi="Times New Roman" w:cs="Times New Roman"/>
          </w:rPr>
          <w:delText>年第</w:delText>
        </w:r>
        <w:r w:rsidRPr="001D7CA4" w:rsidDel="0020087A">
          <w:rPr>
            <w:rFonts w:ascii="Times New Roman" w:eastAsia="宋体" w:hAnsi="Times New Roman" w:cs="Times New Roman" w:hint="eastAsia"/>
          </w:rPr>
          <w:delText>2</w:delText>
        </w:r>
        <w:r w:rsidRPr="001D7CA4" w:rsidDel="0020087A">
          <w:rPr>
            <w:rFonts w:ascii="Times New Roman" w:eastAsia="宋体" w:hAnsi="Times New Roman" w:cs="Times New Roman" w:hint="eastAsia"/>
          </w:rPr>
          <w:delText>期，第</w:delText>
        </w:r>
        <w:r w:rsidRPr="001D7CA4" w:rsidDel="0020087A">
          <w:rPr>
            <w:rFonts w:ascii="Times New Roman" w:eastAsia="宋体" w:hAnsi="Times New Roman" w:cs="Times New Roman" w:hint="eastAsia"/>
          </w:rPr>
          <w:delText>15</w:delText>
        </w:r>
        <w:r w:rsidRPr="001D7CA4" w:rsidDel="0020087A">
          <w:rPr>
            <w:rFonts w:ascii="Times New Roman" w:eastAsia="宋体" w:hAnsi="Times New Roman" w:cs="Times New Roman"/>
          </w:rPr>
          <w:delText>—</w:delText>
        </w:r>
        <w:r w:rsidRPr="001D7CA4" w:rsidDel="0020087A">
          <w:rPr>
            <w:rFonts w:ascii="Times New Roman" w:eastAsia="宋体" w:hAnsi="Times New Roman" w:cs="Times New Roman" w:hint="eastAsia"/>
          </w:rPr>
          <w:delText>30</w:delText>
        </w:r>
        <w:r w:rsidRPr="001D7CA4" w:rsidDel="0020087A">
          <w:rPr>
            <w:rFonts w:ascii="Times New Roman" w:eastAsia="宋体" w:hAnsi="Times New Roman" w:cs="Times New Roman"/>
          </w:rPr>
          <w:delText>页。</w:delText>
        </w:r>
        <w:r w:rsidRPr="001D7CA4" w:rsidDel="0020087A">
          <w:rPr>
            <w:rFonts w:ascii="Times New Roman" w:eastAsia="宋体" w:hAnsi="Times New Roman" w:cs="Times New Roman"/>
          </w:rPr>
          <w:delText xml:space="preserve">  </w:delText>
        </w:r>
      </w:del>
    </w:p>
  </w:footnote>
  <w:footnote w:id="4">
    <w:p w14:paraId="6B7A7CC1" w14:textId="0C1CC97E" w:rsidR="00140BC1" w:rsidRPr="00291924" w:rsidRDefault="00140BC1">
      <w:pPr>
        <w:pStyle w:val="a3"/>
        <w:rPr>
          <w:rFonts w:ascii="Times New Roman" w:eastAsia="宋体" w:hAnsi="Times New Roman" w:cs="Times New Roman"/>
        </w:rPr>
      </w:pPr>
      <w:r>
        <w:rPr>
          <w:rStyle w:val="a5"/>
        </w:rPr>
        <w:footnoteRef/>
      </w:r>
      <w:r w:rsidRPr="00291924">
        <w:rPr>
          <w:rFonts w:ascii="Times New Roman" w:eastAsia="宋体" w:hAnsi="Times New Roman" w:cs="Times New Roman" w:hint="eastAsia"/>
        </w:rPr>
        <w:t>邱坤荣，沈学习：《革命英雄主义的颂歌》，安徽电子信息职业技术学院学报</w:t>
      </w:r>
      <w:r w:rsidRPr="00291924">
        <w:rPr>
          <w:rFonts w:ascii="Times New Roman" w:eastAsia="宋体" w:hAnsi="Times New Roman" w:cs="Times New Roman" w:hint="eastAsia"/>
        </w:rPr>
        <w:t>20</w:t>
      </w:r>
      <w:r w:rsidR="00291924" w:rsidRPr="00291924">
        <w:rPr>
          <w:rFonts w:ascii="Times New Roman" w:eastAsia="宋体" w:hAnsi="Times New Roman" w:cs="Times New Roman" w:hint="eastAsia"/>
        </w:rPr>
        <w:t>12</w:t>
      </w:r>
      <w:r w:rsidR="00291924" w:rsidRPr="00291924">
        <w:rPr>
          <w:rFonts w:ascii="Times New Roman" w:eastAsia="宋体" w:hAnsi="Times New Roman" w:cs="Times New Roman" w:hint="eastAsia"/>
        </w:rPr>
        <w:t>年第</w:t>
      </w:r>
      <w:r w:rsidR="00291924" w:rsidRPr="00291924">
        <w:rPr>
          <w:rFonts w:ascii="Times New Roman" w:eastAsia="宋体" w:hAnsi="Times New Roman" w:cs="Times New Roman" w:hint="eastAsia"/>
        </w:rPr>
        <w:t>6</w:t>
      </w:r>
      <w:r w:rsidR="00291924" w:rsidRPr="00291924">
        <w:rPr>
          <w:rFonts w:ascii="Times New Roman" w:eastAsia="宋体" w:hAnsi="Times New Roman" w:cs="Times New Roman" w:hint="eastAsia"/>
        </w:rPr>
        <w:t>期，第</w:t>
      </w:r>
      <w:r w:rsidR="00291924" w:rsidRPr="00291924">
        <w:rPr>
          <w:rFonts w:ascii="Times New Roman" w:eastAsia="宋体" w:hAnsi="Times New Roman" w:cs="Times New Roman" w:hint="eastAsia"/>
        </w:rPr>
        <w:t>96-98</w:t>
      </w:r>
      <w:r w:rsidR="00291924" w:rsidRPr="00291924">
        <w:rPr>
          <w:rFonts w:ascii="Times New Roman" w:eastAsia="宋体" w:hAnsi="Times New Roman" w:cs="Times New Roman" w:hint="eastAsia"/>
        </w:rPr>
        <w:t>页。</w:t>
      </w:r>
    </w:p>
  </w:footnote>
  <w:footnote w:id="5">
    <w:p w14:paraId="1F86742E" w14:textId="77777777" w:rsidR="00A1314D" w:rsidRPr="00A06344" w:rsidRDefault="00A1314D" w:rsidP="00A1314D">
      <w:pPr>
        <w:pStyle w:val="a3"/>
        <w:rPr>
          <w:rFonts w:ascii="Times New Roman" w:eastAsia="宋体" w:hAnsi="Times New Roman" w:cs="Times New Roman"/>
        </w:rPr>
      </w:pPr>
      <w:r>
        <w:rPr>
          <w:rStyle w:val="a5"/>
        </w:rPr>
        <w:footnoteRef/>
      </w:r>
      <w:r w:rsidRPr="00A06344">
        <w:rPr>
          <w:rFonts w:ascii="Times New Roman" w:eastAsia="宋体" w:hAnsi="Times New Roman" w:cs="Times New Roman"/>
        </w:rPr>
        <w:t>周子敬</w:t>
      </w:r>
      <w:r w:rsidRPr="00A06344">
        <w:rPr>
          <w:rFonts w:ascii="Times New Roman" w:eastAsia="宋体" w:hAnsi="Times New Roman" w:cs="Times New Roman" w:hint="eastAsia"/>
        </w:rPr>
        <w:t>：《</w:t>
      </w:r>
      <w:r w:rsidRPr="00A06344">
        <w:rPr>
          <w:rFonts w:ascii="Times New Roman" w:eastAsia="宋体" w:hAnsi="Times New Roman" w:cs="Times New Roman"/>
        </w:rPr>
        <w:t>左翼文学传统与红色文学经典化</w:t>
      </w:r>
      <w:r w:rsidRPr="00A06344">
        <w:rPr>
          <w:rFonts w:ascii="Times New Roman" w:eastAsia="宋体" w:hAnsi="Times New Roman" w:cs="Times New Roman" w:hint="eastAsia"/>
        </w:rPr>
        <w:t>》，《</w:t>
      </w:r>
      <w:r w:rsidRPr="00A06344">
        <w:rPr>
          <w:rFonts w:ascii="Times New Roman" w:eastAsia="宋体" w:hAnsi="Times New Roman" w:cs="Times New Roman"/>
        </w:rPr>
        <w:t>文学教育</w:t>
      </w:r>
      <w:r w:rsidRPr="00A06344">
        <w:rPr>
          <w:rFonts w:ascii="Times New Roman" w:eastAsia="宋体" w:hAnsi="Times New Roman" w:cs="Times New Roman"/>
        </w:rPr>
        <w:t>(</w:t>
      </w:r>
      <w:r w:rsidRPr="00A06344">
        <w:rPr>
          <w:rFonts w:ascii="Times New Roman" w:eastAsia="宋体" w:hAnsi="Times New Roman" w:cs="Times New Roman"/>
        </w:rPr>
        <w:t>上</w:t>
      </w:r>
      <w:r w:rsidRPr="00A06344">
        <w:rPr>
          <w:rFonts w:ascii="Times New Roman" w:eastAsia="宋体" w:hAnsi="Times New Roman" w:cs="Times New Roman"/>
        </w:rPr>
        <w:t>)</w:t>
      </w:r>
      <w:r w:rsidRPr="00A06344">
        <w:rPr>
          <w:rFonts w:ascii="Times New Roman" w:eastAsia="宋体" w:hAnsi="Times New Roman" w:cs="Times New Roman" w:hint="eastAsia"/>
        </w:rPr>
        <w:t>》</w:t>
      </w:r>
      <w:r w:rsidRPr="00A06344">
        <w:rPr>
          <w:rFonts w:ascii="Times New Roman" w:eastAsia="宋体" w:hAnsi="Times New Roman" w:cs="Times New Roman" w:hint="eastAsia"/>
        </w:rPr>
        <w:t>2022</w:t>
      </w:r>
      <w:r w:rsidRPr="00A06344">
        <w:rPr>
          <w:rFonts w:ascii="Times New Roman" w:eastAsia="宋体" w:hAnsi="Times New Roman" w:cs="Times New Roman" w:hint="eastAsia"/>
        </w:rPr>
        <w:t>年第</w:t>
      </w:r>
      <w:r w:rsidRPr="00A06344">
        <w:rPr>
          <w:rFonts w:ascii="Times New Roman" w:eastAsia="宋体" w:hAnsi="Times New Roman" w:cs="Times New Roman" w:hint="eastAsia"/>
        </w:rPr>
        <w:t>12</w:t>
      </w:r>
      <w:r w:rsidRPr="00A06344">
        <w:rPr>
          <w:rFonts w:ascii="Times New Roman" w:eastAsia="宋体" w:hAnsi="Times New Roman" w:cs="Times New Roman" w:hint="eastAsia"/>
        </w:rPr>
        <w:t>期，第</w:t>
      </w:r>
      <w:r w:rsidRPr="00A06344">
        <w:rPr>
          <w:rFonts w:ascii="Times New Roman" w:eastAsia="宋体" w:hAnsi="Times New Roman" w:cs="Times New Roman" w:hint="eastAsia"/>
        </w:rPr>
        <w:t>137-141</w:t>
      </w:r>
      <w:r w:rsidRPr="00A06344">
        <w:rPr>
          <w:rFonts w:ascii="Times New Roman" w:eastAsia="宋体" w:hAnsi="Times New Roman" w:cs="Times New Roman" w:hint="eastAsia"/>
        </w:rPr>
        <w:t>页。</w:t>
      </w:r>
    </w:p>
  </w:footnote>
  <w:footnote w:id="6">
    <w:p w14:paraId="2C58F03D" w14:textId="40788580" w:rsidR="00D35DDD" w:rsidRPr="00D35DDD" w:rsidRDefault="00D35DDD">
      <w:pPr>
        <w:pStyle w:val="a3"/>
      </w:pPr>
      <w:ins w:id="111" w:author="晓男 魏" w:date="2024-06-16T18:35:00Z" w16du:dateUtc="2024-06-16T10:35:00Z">
        <w:r>
          <w:rPr>
            <w:rStyle w:val="a5"/>
          </w:rPr>
          <w:footnoteRef/>
        </w:r>
        <w:r w:rsidRPr="00D35DDD">
          <w:rPr>
            <w:rFonts w:ascii="Times New Roman" w:eastAsia="宋体" w:hAnsi="Times New Roman" w:cs="Times New Roman" w:hint="eastAsia"/>
            <w:rPrChange w:id="112" w:author="晓男 魏" w:date="2024-06-16T18:37:00Z" w16du:dateUtc="2024-06-16T10:37:00Z">
              <w:rPr>
                <w:rFonts w:hint="eastAsia"/>
              </w:rPr>
            </w:rPrChange>
          </w:rPr>
          <w:t>埃德加•斯诺，董乐山：《</w:t>
        </w:r>
      </w:ins>
      <w:ins w:id="113" w:author="晓男 魏" w:date="2024-06-16T18:36:00Z" w16du:dateUtc="2024-06-16T10:36:00Z">
        <w:r w:rsidRPr="00D35DDD">
          <w:rPr>
            <w:rFonts w:ascii="Times New Roman" w:eastAsia="宋体" w:hAnsi="Times New Roman" w:cs="Times New Roman" w:hint="eastAsia"/>
            <w:rPrChange w:id="114" w:author="晓男 魏" w:date="2024-06-16T18:37:00Z" w16du:dateUtc="2024-06-16T10:37:00Z">
              <w:rPr>
                <w:rFonts w:hint="eastAsia"/>
              </w:rPr>
            </w:rPrChange>
          </w:rPr>
          <w:t>红星照耀中国</w:t>
        </w:r>
      </w:ins>
      <w:ins w:id="115" w:author="晓男 魏" w:date="2024-06-16T18:35:00Z" w16du:dateUtc="2024-06-16T10:35:00Z">
        <w:r w:rsidRPr="00D35DDD">
          <w:rPr>
            <w:rFonts w:ascii="Times New Roman" w:eastAsia="宋体" w:hAnsi="Times New Roman" w:cs="Times New Roman" w:hint="eastAsia"/>
            <w:rPrChange w:id="116" w:author="晓男 魏" w:date="2024-06-16T18:37:00Z" w16du:dateUtc="2024-06-16T10:37:00Z">
              <w:rPr>
                <w:rFonts w:hint="eastAsia"/>
              </w:rPr>
            </w:rPrChange>
          </w:rPr>
          <w:t>》</w:t>
        </w:r>
      </w:ins>
      <w:ins w:id="117" w:author="晓男 魏" w:date="2024-06-16T18:36:00Z" w16du:dateUtc="2024-06-16T10:36:00Z">
        <w:r w:rsidRPr="00D35DDD">
          <w:rPr>
            <w:rFonts w:ascii="Times New Roman" w:eastAsia="宋体" w:hAnsi="Times New Roman" w:cs="Times New Roman" w:hint="eastAsia"/>
            <w:rPrChange w:id="118" w:author="晓男 魏" w:date="2024-06-16T18:37:00Z" w16du:dateUtc="2024-06-16T10:37:00Z">
              <w:rPr>
                <w:rFonts w:hint="eastAsia"/>
              </w:rPr>
            </w:rPrChange>
          </w:rPr>
          <w:t>，全国新书目</w:t>
        </w:r>
        <w:r w:rsidRPr="00D35DDD">
          <w:rPr>
            <w:rFonts w:ascii="Times New Roman" w:eastAsia="宋体" w:hAnsi="Times New Roman" w:cs="Times New Roman"/>
            <w:rPrChange w:id="119" w:author="晓男 魏" w:date="2024-06-16T18:37:00Z" w16du:dateUtc="2024-06-16T10:37:00Z">
              <w:rPr/>
            </w:rPrChange>
          </w:rPr>
          <w:t>2016</w:t>
        </w:r>
        <w:r w:rsidRPr="00D35DDD">
          <w:rPr>
            <w:rFonts w:ascii="Times New Roman" w:eastAsia="宋体" w:hAnsi="Times New Roman" w:cs="Times New Roman" w:hint="eastAsia"/>
            <w:rPrChange w:id="120" w:author="晓男 魏" w:date="2024-06-16T18:37:00Z" w16du:dateUtc="2024-06-16T10:37:00Z">
              <w:rPr>
                <w:rFonts w:hint="eastAsia"/>
              </w:rPr>
            </w:rPrChange>
          </w:rPr>
          <w:t>年第</w:t>
        </w:r>
        <w:r w:rsidRPr="00D35DDD">
          <w:rPr>
            <w:rFonts w:ascii="Times New Roman" w:eastAsia="宋体" w:hAnsi="Times New Roman" w:cs="Times New Roman"/>
            <w:rPrChange w:id="121" w:author="晓男 魏" w:date="2024-06-16T18:37:00Z" w16du:dateUtc="2024-06-16T10:37:00Z">
              <w:rPr/>
            </w:rPrChange>
          </w:rPr>
          <w:t>7</w:t>
        </w:r>
        <w:r w:rsidRPr="00D35DDD">
          <w:rPr>
            <w:rFonts w:ascii="Times New Roman" w:eastAsia="宋体" w:hAnsi="Times New Roman" w:cs="Times New Roman" w:hint="eastAsia"/>
            <w:rPrChange w:id="122" w:author="晓男 魏" w:date="2024-06-16T18:37:00Z" w16du:dateUtc="2024-06-16T10:37:00Z">
              <w:rPr>
                <w:rFonts w:hint="eastAsia"/>
              </w:rPr>
            </w:rPrChange>
          </w:rPr>
          <w:t>期，</w:t>
        </w:r>
      </w:ins>
      <w:ins w:id="123" w:author="晓男 魏" w:date="2024-06-16T18:37:00Z" w16du:dateUtc="2024-06-16T10:37:00Z">
        <w:r w:rsidRPr="00D35DDD">
          <w:rPr>
            <w:rFonts w:ascii="Times New Roman" w:eastAsia="宋体" w:hAnsi="Times New Roman" w:cs="Times New Roman" w:hint="eastAsia"/>
            <w:rPrChange w:id="124" w:author="晓男 魏" w:date="2024-06-16T18:37:00Z" w16du:dateUtc="2024-06-16T10:37:00Z">
              <w:rPr>
                <w:rFonts w:hint="eastAsia"/>
              </w:rPr>
            </w:rPrChange>
          </w:rPr>
          <w:t>第</w:t>
        </w:r>
        <w:r w:rsidRPr="00D35DDD">
          <w:rPr>
            <w:rFonts w:ascii="Times New Roman" w:eastAsia="宋体" w:hAnsi="Times New Roman" w:cs="Times New Roman"/>
            <w:rPrChange w:id="125" w:author="晓男 魏" w:date="2024-06-16T18:37:00Z" w16du:dateUtc="2024-06-16T10:37:00Z">
              <w:rPr/>
            </w:rPrChange>
          </w:rPr>
          <w:t>43</w:t>
        </w:r>
        <w:r w:rsidRPr="00D35DDD">
          <w:rPr>
            <w:rFonts w:ascii="Times New Roman" w:eastAsia="宋体" w:hAnsi="Times New Roman" w:cs="Times New Roman" w:hint="eastAsia"/>
            <w:rPrChange w:id="126" w:author="晓男 魏" w:date="2024-06-16T18:37:00Z" w16du:dateUtc="2024-06-16T10:37:00Z">
              <w:rPr>
                <w:rFonts w:hint="eastAsia"/>
              </w:rPr>
            </w:rPrChange>
          </w:rPr>
          <w:t>—</w:t>
        </w:r>
        <w:r w:rsidRPr="00D35DDD">
          <w:rPr>
            <w:rFonts w:ascii="Times New Roman" w:eastAsia="宋体" w:hAnsi="Times New Roman" w:cs="Times New Roman"/>
            <w:rPrChange w:id="127" w:author="晓男 魏" w:date="2024-06-16T18:37:00Z" w16du:dateUtc="2024-06-16T10:37:00Z">
              <w:rPr/>
            </w:rPrChange>
          </w:rPr>
          <w:t>44</w:t>
        </w:r>
        <w:r w:rsidRPr="00D35DDD">
          <w:rPr>
            <w:rFonts w:ascii="Times New Roman" w:eastAsia="宋体" w:hAnsi="Times New Roman" w:cs="Times New Roman" w:hint="eastAsia"/>
            <w:rPrChange w:id="128" w:author="晓男 魏" w:date="2024-06-16T18:37:00Z" w16du:dateUtc="2024-06-16T10:37:00Z">
              <w:rPr>
                <w:rFonts w:hint="eastAsia"/>
              </w:rPr>
            </w:rPrChange>
          </w:rPr>
          <w:t>页。</w:t>
        </w:r>
      </w:ins>
    </w:p>
  </w:footnote>
  <w:footnote w:id="7">
    <w:p w14:paraId="199D22D8" w14:textId="452F5F34" w:rsidR="00140BC1" w:rsidRPr="00140BC1" w:rsidDel="00966607" w:rsidRDefault="00140BC1">
      <w:pPr>
        <w:pStyle w:val="a3"/>
        <w:rPr>
          <w:del w:id="130" w:author="晓男 魏" w:date="2024-06-19T17:25:00Z" w16du:dateUtc="2024-06-19T09:25:00Z"/>
          <w:rFonts w:ascii="Times New Roman" w:eastAsia="宋体" w:hAnsi="Times New Roman" w:cs="Times New Roman"/>
        </w:rPr>
      </w:pPr>
      <w:del w:id="131" w:author="晓男 魏" w:date="2024-06-19T17:25:00Z" w16du:dateUtc="2024-06-19T09:25:00Z">
        <w:r w:rsidDel="00966607">
          <w:rPr>
            <w:rStyle w:val="a5"/>
          </w:rPr>
          <w:footnoteRef/>
        </w:r>
        <w:r w:rsidDel="00966607">
          <w:delText xml:space="preserve"> </w:delText>
        </w:r>
        <w:r w:rsidRPr="00140BC1" w:rsidDel="00966607">
          <w:rPr>
            <w:rFonts w:ascii="Times New Roman" w:eastAsia="宋体" w:hAnsi="Times New Roman" w:cs="Times New Roman" w:hint="eastAsia"/>
          </w:rPr>
          <w:delText>袁武振，高喜平：《斯诺夫妇的“长征情结”》，《峥嵘岁月》</w:delText>
        </w:r>
        <w:r w:rsidRPr="00140BC1" w:rsidDel="00966607">
          <w:rPr>
            <w:rFonts w:ascii="Times New Roman" w:eastAsia="宋体" w:hAnsi="Times New Roman" w:cs="Times New Roman" w:hint="eastAsia"/>
          </w:rPr>
          <w:delText>2008</w:delText>
        </w:r>
        <w:r w:rsidRPr="00140BC1" w:rsidDel="00966607">
          <w:rPr>
            <w:rFonts w:ascii="Times New Roman" w:eastAsia="宋体" w:hAnsi="Times New Roman" w:cs="Times New Roman" w:hint="eastAsia"/>
          </w:rPr>
          <w:delText>年第</w:delText>
        </w:r>
        <w:r w:rsidRPr="00140BC1" w:rsidDel="00966607">
          <w:rPr>
            <w:rFonts w:ascii="Times New Roman" w:eastAsia="宋体" w:hAnsi="Times New Roman" w:cs="Times New Roman" w:hint="eastAsia"/>
          </w:rPr>
          <w:delText>10</w:delText>
        </w:r>
        <w:r w:rsidRPr="00140BC1" w:rsidDel="00966607">
          <w:rPr>
            <w:rFonts w:ascii="Times New Roman" w:eastAsia="宋体" w:hAnsi="Times New Roman" w:cs="Times New Roman" w:hint="eastAsia"/>
          </w:rPr>
          <w:delText>期，第</w:delText>
        </w:r>
        <w:r w:rsidRPr="00140BC1" w:rsidDel="00966607">
          <w:rPr>
            <w:rFonts w:ascii="Times New Roman" w:eastAsia="宋体" w:hAnsi="Times New Roman" w:cs="Times New Roman" w:hint="eastAsia"/>
          </w:rPr>
          <w:delText>54-55</w:delText>
        </w:r>
        <w:r w:rsidRPr="00140BC1" w:rsidDel="00966607">
          <w:rPr>
            <w:rFonts w:ascii="Times New Roman" w:eastAsia="宋体" w:hAnsi="Times New Roman" w:cs="Times New Roman" w:hint="eastAsia"/>
          </w:rPr>
          <w:delText>页。</w:delText>
        </w:r>
      </w:del>
    </w:p>
  </w:footnote>
  <w:footnote w:id="8">
    <w:p w14:paraId="0423C196" w14:textId="77777777" w:rsidR="00A1314D" w:rsidRPr="00A06344" w:rsidRDefault="00A1314D" w:rsidP="00A1314D">
      <w:pPr>
        <w:pStyle w:val="a3"/>
        <w:rPr>
          <w:rFonts w:ascii="Times New Roman" w:eastAsia="宋体" w:hAnsi="Times New Roman" w:cs="Times New Roman"/>
        </w:rPr>
      </w:pPr>
      <w:r>
        <w:rPr>
          <w:rStyle w:val="a5"/>
        </w:rPr>
        <w:footnoteRef/>
      </w:r>
      <w:r w:rsidRPr="00A06344">
        <w:rPr>
          <w:rFonts w:ascii="Times New Roman" w:eastAsia="宋体" w:hAnsi="Times New Roman" w:cs="Times New Roman"/>
        </w:rPr>
        <w:t>文化周刊编辑部：《</w:t>
      </w:r>
      <w:r w:rsidRPr="00A06344">
        <w:rPr>
          <w:rFonts w:ascii="Times New Roman" w:eastAsia="宋体" w:hAnsi="Times New Roman" w:cs="Times New Roman" w:hint="eastAsia"/>
        </w:rPr>
        <w:t>重温红色经典</w:t>
      </w:r>
      <w:r w:rsidRPr="00A06344">
        <w:rPr>
          <w:rFonts w:ascii="Times New Roman" w:eastAsia="宋体" w:hAnsi="Times New Roman" w:cs="Times New Roman" w:hint="eastAsia"/>
        </w:rPr>
        <w:t xml:space="preserve"> </w:t>
      </w:r>
      <w:r w:rsidRPr="00A06344">
        <w:rPr>
          <w:rFonts w:ascii="Times New Roman" w:eastAsia="宋体" w:hAnsi="Times New Roman" w:cs="Times New Roman"/>
        </w:rPr>
        <w:t>汲取奋进力量》</w:t>
      </w:r>
      <w:r w:rsidRPr="00A06344">
        <w:rPr>
          <w:rFonts w:ascii="Times New Roman" w:eastAsia="宋体" w:hAnsi="Times New Roman" w:cs="Times New Roman" w:hint="eastAsia"/>
        </w:rPr>
        <w:t>，《哲学与人文科学》，</w:t>
      </w:r>
      <w:r w:rsidRPr="00A06344">
        <w:rPr>
          <w:rFonts w:ascii="Times New Roman" w:eastAsia="宋体" w:hAnsi="Times New Roman" w:cs="Times New Roman" w:hint="eastAsia"/>
        </w:rPr>
        <w:t>2021</w:t>
      </w:r>
      <w:r w:rsidRPr="00A06344">
        <w:rPr>
          <w:rFonts w:ascii="Times New Roman" w:eastAsia="宋体" w:hAnsi="Times New Roman" w:cs="Times New Roman"/>
        </w:rPr>
        <w:t>年</w:t>
      </w:r>
      <w:r w:rsidRPr="00A06344">
        <w:rPr>
          <w:rFonts w:ascii="Times New Roman" w:eastAsia="宋体" w:hAnsi="Times New Roman" w:cs="Times New Roman" w:hint="eastAsia"/>
        </w:rPr>
        <w:t>4</w:t>
      </w:r>
      <w:r w:rsidRPr="00A06344">
        <w:rPr>
          <w:rFonts w:ascii="Times New Roman" w:eastAsia="宋体" w:hAnsi="Times New Roman" w:cs="Times New Roman"/>
        </w:rPr>
        <w:t>月</w:t>
      </w:r>
      <w:r w:rsidRPr="00A06344">
        <w:rPr>
          <w:rFonts w:ascii="Times New Roman" w:eastAsia="宋体" w:hAnsi="Times New Roman" w:cs="Times New Roman" w:hint="eastAsia"/>
        </w:rPr>
        <w:t>23</w:t>
      </w:r>
      <w:r w:rsidRPr="00A06344">
        <w:rPr>
          <w:rFonts w:ascii="Times New Roman" w:eastAsia="宋体" w:hAnsi="Times New Roman" w:cs="Times New Roman"/>
        </w:rPr>
        <w:t>日。</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951700"/>
    <w:multiLevelType w:val="hybridMultilevel"/>
    <w:tmpl w:val="6C44056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1675225"/>
    <w:multiLevelType w:val="hybridMultilevel"/>
    <w:tmpl w:val="5C2C8DE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40540E0"/>
    <w:multiLevelType w:val="hybridMultilevel"/>
    <w:tmpl w:val="0D3C15E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61705A72"/>
    <w:multiLevelType w:val="hybridMultilevel"/>
    <w:tmpl w:val="12F0BDCC"/>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4" w15:restartNumberingAfterBreak="0">
    <w:nsid w:val="7080321A"/>
    <w:multiLevelType w:val="hybridMultilevel"/>
    <w:tmpl w:val="A8D43C1E"/>
    <w:lvl w:ilvl="0" w:tplc="04090017">
      <w:start w:val="1"/>
      <w:numFmt w:val="chineseCountingThousand"/>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170949907">
    <w:abstractNumId w:val="3"/>
  </w:num>
  <w:num w:numId="2" w16cid:durableId="1222787729">
    <w:abstractNumId w:val="4"/>
  </w:num>
  <w:num w:numId="3" w16cid:durableId="677854173">
    <w:abstractNumId w:val="1"/>
  </w:num>
  <w:num w:numId="4" w16cid:durableId="1344044634">
    <w:abstractNumId w:val="0"/>
  </w:num>
  <w:num w:numId="5" w16cid:durableId="133433175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晓男 魏">
    <w15:presenceInfo w15:providerId="Windows Live" w15:userId="62501f70cad733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3CC"/>
    <w:rsid w:val="000020C7"/>
    <w:rsid w:val="0000571A"/>
    <w:rsid w:val="00006946"/>
    <w:rsid w:val="00016BEE"/>
    <w:rsid w:val="00045624"/>
    <w:rsid w:val="0005033D"/>
    <w:rsid w:val="000577BB"/>
    <w:rsid w:val="0006246D"/>
    <w:rsid w:val="000855B5"/>
    <w:rsid w:val="000940D6"/>
    <w:rsid w:val="000961DC"/>
    <w:rsid w:val="000F7A81"/>
    <w:rsid w:val="00107F5D"/>
    <w:rsid w:val="00120F04"/>
    <w:rsid w:val="00132DCB"/>
    <w:rsid w:val="00140BC1"/>
    <w:rsid w:val="001506ED"/>
    <w:rsid w:val="0015127D"/>
    <w:rsid w:val="00154D4A"/>
    <w:rsid w:val="001B7737"/>
    <w:rsid w:val="001E4246"/>
    <w:rsid w:val="001E69C5"/>
    <w:rsid w:val="001F0E46"/>
    <w:rsid w:val="001F654D"/>
    <w:rsid w:val="0020087A"/>
    <w:rsid w:val="002158DE"/>
    <w:rsid w:val="00250F93"/>
    <w:rsid w:val="0028316C"/>
    <w:rsid w:val="00285C89"/>
    <w:rsid w:val="00291924"/>
    <w:rsid w:val="00292D50"/>
    <w:rsid w:val="002A684F"/>
    <w:rsid w:val="002B2976"/>
    <w:rsid w:val="002C6421"/>
    <w:rsid w:val="002F3B08"/>
    <w:rsid w:val="0032586F"/>
    <w:rsid w:val="00343B8C"/>
    <w:rsid w:val="00366201"/>
    <w:rsid w:val="0037004E"/>
    <w:rsid w:val="003A1FFF"/>
    <w:rsid w:val="003D5096"/>
    <w:rsid w:val="003E4503"/>
    <w:rsid w:val="00481EAC"/>
    <w:rsid w:val="004C2DC6"/>
    <w:rsid w:val="004C37E5"/>
    <w:rsid w:val="004F44CA"/>
    <w:rsid w:val="004F58A7"/>
    <w:rsid w:val="004F7B49"/>
    <w:rsid w:val="00516537"/>
    <w:rsid w:val="00526688"/>
    <w:rsid w:val="00532481"/>
    <w:rsid w:val="00541F37"/>
    <w:rsid w:val="00563676"/>
    <w:rsid w:val="00576BB3"/>
    <w:rsid w:val="0058758B"/>
    <w:rsid w:val="005D3CE9"/>
    <w:rsid w:val="005F1D75"/>
    <w:rsid w:val="0064543B"/>
    <w:rsid w:val="0065479B"/>
    <w:rsid w:val="006660B3"/>
    <w:rsid w:val="00676DE3"/>
    <w:rsid w:val="006926D8"/>
    <w:rsid w:val="006B5291"/>
    <w:rsid w:val="006B69F2"/>
    <w:rsid w:val="006C531D"/>
    <w:rsid w:val="006E3A9C"/>
    <w:rsid w:val="006F356A"/>
    <w:rsid w:val="006F7196"/>
    <w:rsid w:val="0070566F"/>
    <w:rsid w:val="00707EB6"/>
    <w:rsid w:val="0071255E"/>
    <w:rsid w:val="007153B7"/>
    <w:rsid w:val="0073519A"/>
    <w:rsid w:val="00747A5F"/>
    <w:rsid w:val="007623CC"/>
    <w:rsid w:val="00763A03"/>
    <w:rsid w:val="0076539C"/>
    <w:rsid w:val="00774E27"/>
    <w:rsid w:val="0078123F"/>
    <w:rsid w:val="007A13DF"/>
    <w:rsid w:val="007B5420"/>
    <w:rsid w:val="007C5B30"/>
    <w:rsid w:val="007E37FA"/>
    <w:rsid w:val="007F0206"/>
    <w:rsid w:val="00842F89"/>
    <w:rsid w:val="00850904"/>
    <w:rsid w:val="00851DD4"/>
    <w:rsid w:val="0085239A"/>
    <w:rsid w:val="00855E4A"/>
    <w:rsid w:val="00863E47"/>
    <w:rsid w:val="0086642F"/>
    <w:rsid w:val="00871E03"/>
    <w:rsid w:val="00872E9A"/>
    <w:rsid w:val="008768ED"/>
    <w:rsid w:val="008B5FA5"/>
    <w:rsid w:val="008D0AF8"/>
    <w:rsid w:val="00926C60"/>
    <w:rsid w:val="00931A6B"/>
    <w:rsid w:val="00947FD0"/>
    <w:rsid w:val="00953551"/>
    <w:rsid w:val="00966607"/>
    <w:rsid w:val="009A10EE"/>
    <w:rsid w:val="009B5F5E"/>
    <w:rsid w:val="009B7C18"/>
    <w:rsid w:val="009C6A7B"/>
    <w:rsid w:val="009D7DD0"/>
    <w:rsid w:val="009E1913"/>
    <w:rsid w:val="009F3A5D"/>
    <w:rsid w:val="009F3A6D"/>
    <w:rsid w:val="009F5E64"/>
    <w:rsid w:val="00A1314D"/>
    <w:rsid w:val="00A22D5D"/>
    <w:rsid w:val="00A312EB"/>
    <w:rsid w:val="00A3208E"/>
    <w:rsid w:val="00A45CA6"/>
    <w:rsid w:val="00A45FF2"/>
    <w:rsid w:val="00A72995"/>
    <w:rsid w:val="00A90C2B"/>
    <w:rsid w:val="00A95812"/>
    <w:rsid w:val="00AA169C"/>
    <w:rsid w:val="00AA6796"/>
    <w:rsid w:val="00AD6DAE"/>
    <w:rsid w:val="00AD7875"/>
    <w:rsid w:val="00AF1397"/>
    <w:rsid w:val="00AF5743"/>
    <w:rsid w:val="00B16242"/>
    <w:rsid w:val="00B1675C"/>
    <w:rsid w:val="00B304D4"/>
    <w:rsid w:val="00B408A7"/>
    <w:rsid w:val="00B653DF"/>
    <w:rsid w:val="00B721F7"/>
    <w:rsid w:val="00B81487"/>
    <w:rsid w:val="00B81E9D"/>
    <w:rsid w:val="00B97C81"/>
    <w:rsid w:val="00BB0B70"/>
    <w:rsid w:val="00BD0F28"/>
    <w:rsid w:val="00BD3923"/>
    <w:rsid w:val="00BE1AE7"/>
    <w:rsid w:val="00BE2422"/>
    <w:rsid w:val="00BF2594"/>
    <w:rsid w:val="00C03A82"/>
    <w:rsid w:val="00C072F9"/>
    <w:rsid w:val="00C332F0"/>
    <w:rsid w:val="00C425B3"/>
    <w:rsid w:val="00C53022"/>
    <w:rsid w:val="00CC1025"/>
    <w:rsid w:val="00D06CD8"/>
    <w:rsid w:val="00D346B6"/>
    <w:rsid w:val="00D35DDD"/>
    <w:rsid w:val="00D57853"/>
    <w:rsid w:val="00D6093D"/>
    <w:rsid w:val="00D65499"/>
    <w:rsid w:val="00D66480"/>
    <w:rsid w:val="00D71A44"/>
    <w:rsid w:val="00D747F7"/>
    <w:rsid w:val="00D87675"/>
    <w:rsid w:val="00DA7558"/>
    <w:rsid w:val="00DB4B2B"/>
    <w:rsid w:val="00DC6E34"/>
    <w:rsid w:val="00DF1F56"/>
    <w:rsid w:val="00DF4826"/>
    <w:rsid w:val="00DF5067"/>
    <w:rsid w:val="00DF6516"/>
    <w:rsid w:val="00E0024E"/>
    <w:rsid w:val="00E02073"/>
    <w:rsid w:val="00E31F39"/>
    <w:rsid w:val="00E96D8E"/>
    <w:rsid w:val="00E97F9D"/>
    <w:rsid w:val="00EB66F1"/>
    <w:rsid w:val="00ED2B90"/>
    <w:rsid w:val="00ED5D6A"/>
    <w:rsid w:val="00EE06A6"/>
    <w:rsid w:val="00EE0E1E"/>
    <w:rsid w:val="00EF5A7C"/>
    <w:rsid w:val="00F07DE5"/>
    <w:rsid w:val="00F12BB6"/>
    <w:rsid w:val="00F2090B"/>
    <w:rsid w:val="00F34D8A"/>
    <w:rsid w:val="00F455A1"/>
    <w:rsid w:val="00F46366"/>
    <w:rsid w:val="00F70455"/>
    <w:rsid w:val="00F91531"/>
    <w:rsid w:val="00FC7362"/>
    <w:rsid w:val="00FE3524"/>
    <w:rsid w:val="00FE3EBA"/>
    <w:rsid w:val="00FE5FEE"/>
    <w:rsid w:val="00FF603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9B41C"/>
  <w15:docId w15:val="{11C00AF2-3179-4160-AE04-3173F54A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55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7623CC"/>
    <w:pPr>
      <w:snapToGrid w:val="0"/>
      <w:jc w:val="left"/>
    </w:pPr>
    <w:rPr>
      <w:sz w:val="18"/>
      <w:szCs w:val="18"/>
    </w:rPr>
  </w:style>
  <w:style w:type="character" w:customStyle="1" w:styleId="a4">
    <w:name w:val="脚注文本 字符"/>
    <w:basedOn w:val="a0"/>
    <w:link w:val="a3"/>
    <w:uiPriority w:val="99"/>
    <w:semiHidden/>
    <w:rsid w:val="007623CC"/>
    <w:rPr>
      <w:sz w:val="18"/>
      <w:szCs w:val="18"/>
    </w:rPr>
  </w:style>
  <w:style w:type="character" w:styleId="a5">
    <w:name w:val="footnote reference"/>
    <w:basedOn w:val="a0"/>
    <w:uiPriority w:val="99"/>
    <w:semiHidden/>
    <w:unhideWhenUsed/>
    <w:rsid w:val="007623CC"/>
    <w:rPr>
      <w:vertAlign w:val="superscript"/>
    </w:rPr>
  </w:style>
  <w:style w:type="table" w:styleId="a6">
    <w:name w:val="Table Grid"/>
    <w:basedOn w:val="a1"/>
    <w:uiPriority w:val="39"/>
    <w:rsid w:val="004C37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2C6421"/>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2C6421"/>
    <w:rPr>
      <w:sz w:val="18"/>
      <w:szCs w:val="18"/>
    </w:rPr>
  </w:style>
  <w:style w:type="paragraph" w:styleId="a9">
    <w:name w:val="footer"/>
    <w:basedOn w:val="a"/>
    <w:link w:val="aa"/>
    <w:uiPriority w:val="99"/>
    <w:unhideWhenUsed/>
    <w:rsid w:val="002C6421"/>
    <w:pPr>
      <w:tabs>
        <w:tab w:val="center" w:pos="4153"/>
        <w:tab w:val="right" w:pos="8306"/>
      </w:tabs>
      <w:snapToGrid w:val="0"/>
      <w:jc w:val="left"/>
    </w:pPr>
    <w:rPr>
      <w:sz w:val="18"/>
      <w:szCs w:val="18"/>
    </w:rPr>
  </w:style>
  <w:style w:type="character" w:customStyle="1" w:styleId="aa">
    <w:name w:val="页脚 字符"/>
    <w:basedOn w:val="a0"/>
    <w:link w:val="a9"/>
    <w:uiPriority w:val="99"/>
    <w:rsid w:val="002C6421"/>
    <w:rPr>
      <w:sz w:val="18"/>
      <w:szCs w:val="18"/>
    </w:rPr>
  </w:style>
  <w:style w:type="paragraph" w:styleId="ab">
    <w:name w:val="Title"/>
    <w:basedOn w:val="a"/>
    <w:next w:val="a"/>
    <w:link w:val="ac"/>
    <w:uiPriority w:val="10"/>
    <w:qFormat/>
    <w:rsid w:val="00250F93"/>
    <w:pPr>
      <w:spacing w:before="240" w:after="60"/>
      <w:jc w:val="center"/>
      <w:outlineLvl w:val="0"/>
    </w:pPr>
    <w:rPr>
      <w:rFonts w:asciiTheme="majorHAnsi" w:eastAsiaTheme="majorEastAsia" w:hAnsiTheme="majorHAnsi" w:cstheme="majorBidi"/>
      <w:b/>
      <w:bCs/>
      <w:sz w:val="32"/>
      <w:szCs w:val="32"/>
    </w:rPr>
  </w:style>
  <w:style w:type="character" w:customStyle="1" w:styleId="ac">
    <w:name w:val="标题 字符"/>
    <w:basedOn w:val="a0"/>
    <w:link w:val="ab"/>
    <w:uiPriority w:val="10"/>
    <w:rsid w:val="00250F93"/>
    <w:rPr>
      <w:rFonts w:asciiTheme="majorHAnsi" w:eastAsiaTheme="majorEastAsia" w:hAnsiTheme="majorHAnsi" w:cstheme="majorBidi"/>
      <w:b/>
      <w:bCs/>
      <w:sz w:val="32"/>
      <w:szCs w:val="32"/>
    </w:rPr>
  </w:style>
  <w:style w:type="paragraph" w:styleId="ad">
    <w:name w:val="List Paragraph"/>
    <w:basedOn w:val="a"/>
    <w:uiPriority w:val="34"/>
    <w:qFormat/>
    <w:rsid w:val="00250F93"/>
    <w:pPr>
      <w:ind w:firstLineChars="200" w:firstLine="420"/>
    </w:pPr>
  </w:style>
  <w:style w:type="paragraph" w:styleId="ae">
    <w:name w:val="Balloon Text"/>
    <w:basedOn w:val="a"/>
    <w:link w:val="af"/>
    <w:uiPriority w:val="99"/>
    <w:semiHidden/>
    <w:unhideWhenUsed/>
    <w:rsid w:val="00563676"/>
    <w:rPr>
      <w:sz w:val="18"/>
      <w:szCs w:val="18"/>
    </w:rPr>
  </w:style>
  <w:style w:type="character" w:customStyle="1" w:styleId="af">
    <w:name w:val="批注框文本 字符"/>
    <w:basedOn w:val="a0"/>
    <w:link w:val="ae"/>
    <w:uiPriority w:val="99"/>
    <w:semiHidden/>
    <w:rsid w:val="00563676"/>
    <w:rPr>
      <w:sz w:val="18"/>
      <w:szCs w:val="18"/>
    </w:rPr>
  </w:style>
  <w:style w:type="paragraph" w:styleId="af0">
    <w:name w:val="Document Map"/>
    <w:basedOn w:val="a"/>
    <w:link w:val="af1"/>
    <w:uiPriority w:val="99"/>
    <w:semiHidden/>
    <w:unhideWhenUsed/>
    <w:rsid w:val="00D66480"/>
    <w:rPr>
      <w:rFonts w:ascii="宋体" w:eastAsia="宋体"/>
      <w:sz w:val="18"/>
      <w:szCs w:val="18"/>
    </w:rPr>
  </w:style>
  <w:style w:type="character" w:customStyle="1" w:styleId="af1">
    <w:name w:val="文档结构图 字符"/>
    <w:basedOn w:val="a0"/>
    <w:link w:val="af0"/>
    <w:uiPriority w:val="99"/>
    <w:semiHidden/>
    <w:rsid w:val="00D66480"/>
    <w:rPr>
      <w:rFonts w:ascii="宋体" w:eastAsia="宋体"/>
      <w:sz w:val="18"/>
      <w:szCs w:val="18"/>
    </w:rPr>
  </w:style>
  <w:style w:type="paragraph" w:styleId="af2">
    <w:name w:val="Normal (Web)"/>
    <w:basedOn w:val="a"/>
    <w:uiPriority w:val="99"/>
    <w:unhideWhenUsed/>
    <w:rsid w:val="00A1314D"/>
    <w:pPr>
      <w:widowControl/>
      <w:spacing w:before="100" w:beforeAutospacing="1" w:after="100" w:afterAutospacing="1"/>
      <w:jc w:val="left"/>
    </w:pPr>
    <w:rPr>
      <w:rFonts w:ascii="宋体" w:eastAsia="宋体" w:hAnsi="宋体" w:cs="宋体"/>
      <w:kern w:val="0"/>
      <w:sz w:val="24"/>
      <w:szCs w:val="24"/>
    </w:rPr>
  </w:style>
  <w:style w:type="paragraph" w:styleId="af3">
    <w:name w:val="Revision"/>
    <w:hidden/>
    <w:uiPriority w:val="99"/>
    <w:semiHidden/>
    <w:rsid w:val="006C5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311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123B8-18BC-492C-B43C-AB35ABF42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680</Words>
  <Characters>3882</Characters>
  <Application>Microsoft Office Word</Application>
  <DocSecurity>0</DocSecurity>
  <Lines>32</Lines>
  <Paragraphs>9</Paragraphs>
  <ScaleCrop>false</ScaleCrop>
  <Company>Lenovo</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 Geng</dc:creator>
  <cp:lastModifiedBy>蕴铖 李</cp:lastModifiedBy>
  <cp:revision>2</cp:revision>
  <cp:lastPrinted>2018-08-25T07:26:00Z</cp:lastPrinted>
  <dcterms:created xsi:type="dcterms:W3CDTF">2024-06-20T05:51:00Z</dcterms:created>
  <dcterms:modified xsi:type="dcterms:W3CDTF">2024-06-20T05:51:00Z</dcterms:modified>
</cp:coreProperties>
</file>